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5DF5445C" w:rsidR="00964724" w:rsidRDefault="00964724">
      <w:pPr>
        <w:spacing w:after="200" w:line="316" w:lineRule="auto"/>
        <w:jc w:val="both"/>
        <w:rPr>
          <w:kern w:val="2"/>
          <w14:ligatures w14:val="standardContextual"/>
        </w:rPr>
      </w:pPr>
      <w:r>
        <w:t xml:space="preserve">Crude oil logistics networks are </w:t>
      </w:r>
      <w:ins w:id="0" w:author="Pedro Porfirio" w:date="2026-05-18T19:37:00Z" w16du:dateUtc="2026-05-18T18:37:00Z">
        <w:r w:rsidR="0085068D">
          <w:t xml:space="preserve">complex systems. Not only </w:t>
        </w:r>
        <w:r w:rsidR="00CB075E">
          <w:t xml:space="preserve">the actual infrastructure is complex, </w:t>
        </w:r>
      </w:ins>
      <w:del w:id="1" w:author="Pedro Porfirio" w:date="2026-05-18T19:37:00Z" w16du:dateUtc="2026-05-18T18:37:00Z">
        <w:r w:rsidDel="00CB075E">
          <w:delText xml:space="preserve">difficult to represent in a consistent way. Public </w:delText>
        </w:r>
      </w:del>
      <w:r>
        <w:t>data is published at multiple levels of resolution by different agencies</w:t>
      </w:r>
      <w:ins w:id="2" w:author="Pedro Porfirio" w:date="2026-05-18T19:37:00Z" w16du:dateUtc="2026-05-18T18:37:00Z">
        <w:r w:rsidR="00CB075E">
          <w:t>.</w:t>
        </w:r>
      </w:ins>
      <w:del w:id="3" w:author="Pedro Porfirio" w:date="2026-05-18T19:37:00Z" w16du:dateUtc="2026-05-18T18:37:00Z">
        <w:r w:rsidDel="00CB075E">
          <w:delText>,</w:delText>
        </w:r>
      </w:del>
      <w:r>
        <w:t xml:space="preserve"> </w:t>
      </w:r>
      <w:ins w:id="4" w:author="Pedro Porfirio" w:date="2026-05-18T19:37:00Z" w16du:dateUtc="2026-05-18T18:37:00Z">
        <w:r w:rsidR="00CB075E">
          <w:t>R</w:t>
        </w:r>
      </w:ins>
      <w:del w:id="5" w:author="Pedro Porfirio" w:date="2026-05-18T19:37:00Z" w16du:dateUtc="2026-05-18T18:37:00Z">
        <w:r w:rsidDel="00CB075E">
          <w:delText>r</w:delText>
        </w:r>
      </w:del>
      <w:r>
        <w:t xml:space="preserve">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w:t>
      </w:r>
      <w:ins w:id="6" w:author="Pedro Porfirio" w:date="2026-05-18T19:38:00Z" w16du:dateUtc="2026-05-18T18:38:00Z">
        <w:r w:rsidR="00ED3DA6">
          <w:t>have dependencies that are not always explicit.</w:t>
        </w:r>
      </w:ins>
      <w:r>
        <w:t>d</w:t>
      </w:r>
      <w:del w:id="7" w:author="Pedro Porfirio" w:date="2026-05-18T19:38:00Z" w16du:dateUtc="2026-05-18T18:38:00Z">
        <w:r w:rsidDel="00ED3DA6">
          <w:delText>ependent on assumptions that are not always made explicit.</w:delText>
        </w:r>
      </w:del>
    </w:p>
    <w:p w14:paraId="1A4D8937" w14:textId="5432D873" w:rsidR="0007075C" w:rsidRDefault="00964724">
      <w:pPr>
        <w:spacing w:after="200" w:line="316" w:lineRule="auto"/>
        <w:jc w:val="both"/>
        <w:rPr>
          <w:ins w:id="8" w:author="Pedro Porfirio" w:date="2026-05-18T19:40:00Z" w16du:dateUtc="2026-05-18T18:40:00Z"/>
        </w:rPr>
      </w:pPr>
      <w:r>
        <w:t xml:space="preserve">This thesis develops and tests an asset-centric temporal graph schema designed </w:t>
      </w:r>
      <w:ins w:id="9" w:author="Pedro Porfirio" w:date="2026-05-18T19:38:00Z" w16du:dateUtc="2026-05-18T18:38:00Z">
        <w:r w:rsidR="00B26901">
          <w:t>to</w:t>
        </w:r>
      </w:ins>
      <w:ins w:id="10" w:author="Pedro Porfirio" w:date="2026-05-18T19:39:00Z" w16du:dateUtc="2026-05-18T18:39:00Z">
        <w:r w:rsidR="00237027">
          <w:t xml:space="preserve"> be able to describe the flow of oil and its products</w:t>
        </w:r>
        <w:r w:rsidR="00CF4422">
          <w:t xml:space="preserve">. </w:t>
        </w:r>
      </w:ins>
      <w:del w:id="11" w:author="Pedro Porfirio" w:date="2026-05-18T19:39:00Z" w16du:dateUtc="2026-05-18T18:39:00Z">
        <w:r w:rsidDel="00CF4422">
          <w:delText xml:space="preserve">for that setting. </w:delText>
        </w:r>
      </w:del>
      <w:ins w:id="12" w:author="Pedro Porfirio" w:date="2026-05-18T19:40:00Z" w16du:dateUtc="2026-05-18T18:40:00Z">
        <w:r w:rsidR="0007075C">
          <w:t xml:space="preserve">The main porpuse is to generate a framework that is both flexible and robust so it can be extended and collapsed and can accommodate data with different levels of granularity. </w:t>
        </w:r>
      </w:ins>
      <w:ins w:id="13" w:author="Pedro Porfirio" w:date="2026-05-18T19:49:00Z" w16du:dateUtc="2026-05-18T18:49:00Z">
        <w:r w:rsidR="00372C03">
          <w:t xml:space="preserve">We focus on a framework that will describe the flow of oil and that </w:t>
        </w:r>
      </w:ins>
      <w:ins w:id="14" w:author="Pedro Porfirio" w:date="2026-05-18T19:50:00Z" w16du:dateUtc="2026-05-18T18:50:00Z">
        <w:r w:rsidR="00B364AA">
          <w:t>is suitable for optimization using linear programming or Graph neural networks</w:t>
        </w:r>
      </w:ins>
      <w:ins w:id="15" w:author="Pedro Porfirio" w:date="2026-05-18T19:49:00Z" w16du:dateUtc="2026-05-18T18:49:00Z">
        <w:r w:rsidR="00372C03">
          <w:t>.</w:t>
        </w:r>
      </w:ins>
    </w:p>
    <w:p w14:paraId="4ED72FF9" w14:textId="77777777" w:rsidR="003E151E" w:rsidRDefault="0037118B">
      <w:pPr>
        <w:spacing w:after="200" w:line="316" w:lineRule="auto"/>
        <w:jc w:val="both"/>
        <w:rPr>
          <w:ins w:id="16" w:author="Pedro Porfirio" w:date="2026-05-18T19:42:00Z" w16du:dateUtc="2026-05-18T18:42:00Z"/>
        </w:rPr>
      </w:pPr>
      <w:ins w:id="17" w:author="Pedro Porfirio" w:date="2026-05-18T19:41:00Z" w16du:dateUtc="2026-05-18T18:41:00Z">
        <w:r>
          <w:t xml:space="preserve">In order to accommodate the complexities of oil logistics, we focus on </w:t>
        </w:r>
      </w:ins>
      <w:del w:id="18" w:author="Pedro Porfirio" w:date="2026-05-18T19:41:00Z" w16du:dateUtc="2026-05-18T18:41:00Z">
        <w:r w:rsidR="00964724" w:rsidDel="00590F7F">
          <w:delText xml:space="preserve">The framework is organised around </w:delText>
        </w:r>
      </w:del>
      <w:r w:rsidR="00964724">
        <w:t>six axioms and their corollaries</w:t>
      </w:r>
      <w:ins w:id="19" w:author="Pedro Porfirio" w:date="2026-05-18T19:41:00Z" w16du:dateUtc="2026-05-18T18:41:00Z">
        <w:r w:rsidR="00590F7F">
          <w:t xml:space="preserve"> that will allow flexibility while m</w:t>
        </w:r>
      </w:ins>
      <w:ins w:id="20" w:author="Pedro Porfirio" w:date="2026-05-18T19:42:00Z" w16du:dateUtc="2026-05-18T18:42:00Z">
        <w:r w:rsidR="00590F7F">
          <w:t xml:space="preserve">maintaining consistency and </w:t>
        </w:r>
        <w:r w:rsidR="003E151E">
          <w:t>extensibility</w:t>
        </w:r>
      </w:ins>
      <w:r w:rsidR="00964724">
        <w:t xml:space="preserve">. </w:t>
      </w:r>
    </w:p>
    <w:p w14:paraId="69D2F0E3" w14:textId="77777777" w:rsidR="004D5E43" w:rsidRDefault="008E4EB0">
      <w:pPr>
        <w:spacing w:after="200" w:line="316" w:lineRule="auto"/>
        <w:jc w:val="both"/>
        <w:rPr>
          <w:ins w:id="21" w:author="Pedro Porfirio" w:date="2026-05-18T19:50:00Z" w16du:dateUtc="2026-05-18T18:50:00Z"/>
        </w:rPr>
      </w:pPr>
      <w:r>
        <w:t xml:space="preserve">We define a physical asset as the framework primitive: it represents actual physical infrastructure that can produce, consume, transport or store oil and its products. </w:t>
      </w:r>
      <w:ins w:id="22" w:author="Pedro Porfirio" w:date="2026-05-18T19:46:00Z" w16du:dateUtc="2026-05-18T18:46:00Z">
        <w:r w:rsidR="0072684F">
          <w:t xml:space="preserve">Abstract assets are </w:t>
        </w:r>
        <w:r w:rsidR="00001A97">
          <w:t xml:space="preserve">representations of constraints or grpups of assets. </w:t>
        </w:r>
      </w:ins>
      <w:r>
        <w:t>N</w:t>
      </w:r>
      <w:r w:rsidR="00964724">
        <w:t>odes</w:t>
      </w:r>
      <w:r w:rsidR="00ED1685">
        <w:t xml:space="preserve"> represent how</w:t>
      </w:r>
      <w:ins w:id="23" w:author="Pedro Porfirio" w:date="2026-05-18T19:46:00Z" w16du:dateUtc="2026-05-18T18:46:00Z">
        <w:r w:rsidR="00001A97">
          <w:t xml:space="preserve"> </w:t>
        </w:r>
      </w:ins>
      <w:r w:rsidR="00964724">
        <w:t xml:space="preserve">assets appear in a graph, with each node binding to exactly one asset. </w:t>
      </w:r>
      <w:r w:rsidR="00121CEA">
        <w:t>P</w:t>
      </w:r>
      <w:r w:rsidR="00964724">
        <w:t xml:space="preserve">hysical </w:t>
      </w:r>
      <w:r w:rsidR="00121CEA">
        <w:t xml:space="preserve">assets </w:t>
      </w:r>
      <w:r w:rsidR="00964724">
        <w:t xml:space="preserve">(real, named entities with capacity, geography, and flow edges) </w:t>
      </w:r>
      <w:r w:rsidR="00121CEA">
        <w:t>and</w:t>
      </w:r>
      <w:r w:rsidR="00964724">
        <w:t xml:space="preserve"> abstract (aggregation views over the physical layer with no edges of their own</w:t>
      </w:r>
      <w:r w:rsidR="00121CEA">
        <w:t>, with defined constraints</w:t>
      </w:r>
      <w:r w:rsidR="00964724">
        <w:t xml:space="preserve">).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w:t>
      </w:r>
      <w:ins w:id="24" w:author="Pedro Porfirio" w:date="2026-05-18T19:47:00Z" w16du:dateUtc="2026-05-18T18:47:00Z">
        <w:r w:rsidR="00001A97">
          <w:t xml:space="preserve">Abstract assets are important as the </w:t>
        </w:r>
        <w:r w:rsidR="002B708C">
          <w:t xml:space="preserve">granularity of data is more often than not at higher levels of granularity than the actual assets. Nodes have variables and they can be linked to formulas, time series, </w:t>
        </w:r>
      </w:ins>
      <w:ins w:id="25" w:author="Pedro Porfirio" w:date="2026-05-18T19:48:00Z" w16du:dateUtc="2026-05-18T18:48:00Z">
        <w:r w:rsidR="002B708C">
          <w:t xml:space="preserve">or values. </w:t>
        </w:r>
      </w:ins>
      <w:r w:rsidR="00964724">
        <w:t xml:space="preserve">Edges and aggregation links are derived from </w:t>
      </w:r>
      <w:del w:id="26" w:author="Pedro Porfirio" w:date="2026-05-18T19:48:00Z" w16du:dateUtc="2026-05-18T18:48:00Z">
        <w:r w:rsidR="00964724" w:rsidDel="007629B7">
          <w:delText xml:space="preserve">a single </w:delText>
        </w:r>
      </w:del>
      <w:r w:rsidR="00964724">
        <w:t>variables</w:t>
      </w:r>
      <w:del w:id="27" w:author="Pedro Porfirio" w:date="2026-05-18T19:48:00Z" w16du:dateUtc="2026-05-18T18:48:00Z">
        <w:r w:rsidR="00964724" w:rsidDel="007629B7">
          <w:delText xml:space="preserve"> table</w:delText>
        </w:r>
      </w:del>
      <w:r w:rsidR="00964724">
        <w:t>, which acts as the system's source of truth</w:t>
      </w:r>
      <w:ins w:id="28" w:author="Pedro Porfirio" w:date="2026-05-18T19:48:00Z" w16du:dateUtc="2026-05-18T18:48:00Z">
        <w:r w:rsidR="007629B7">
          <w:t xml:space="preserve"> on how nodes </w:t>
        </w:r>
        <w:r w:rsidR="00A376DE">
          <w:t>interact.</w:t>
        </w:r>
      </w:ins>
      <w:r w:rsidR="00964724">
        <w:t xml:space="preserve">. </w:t>
      </w:r>
    </w:p>
    <w:p w14:paraId="5D924B45" w14:textId="551FF9D2" w:rsidR="00964724" w:rsidRDefault="00964724">
      <w:pPr>
        <w:spacing w:after="200" w:line="316" w:lineRule="auto"/>
        <w:jc w:val="both"/>
        <w:rPr>
          <w:kern w:val="2"/>
          <w14:ligatures w14:val="standardContextual"/>
        </w:rPr>
      </w:pPr>
      <w:r>
        <w:t xml:space="preserve">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w:t>
      </w:r>
      <w:del w:id="29" w:author="Pedro Porfirio" w:date="2026-05-18T19:51:00Z" w16du:dateUtc="2026-05-18T18:51:00Z">
        <w:r w:rsidDel="004D5E43">
          <w:delText xml:space="preserve">are </w:delText>
        </w:r>
      </w:del>
      <w:ins w:id="30" w:author="Pedro Porfirio" w:date="2026-05-18T19:51:00Z" w16du:dateUtc="2026-05-18T18:51:00Z">
        <w:r w:rsidR="004D5E43">
          <w:t xml:space="preserve">can be </w:t>
        </w:r>
      </w:ins>
      <w:r>
        <w:lastRenderedPageBreak/>
        <w:t xml:space="preserve">declared </w:t>
      </w:r>
      <w:del w:id="31" w:author="Pedro Porfirio" w:date="2026-05-18T19:51:00Z" w16du:dateUtc="2026-05-18T18:51:00Z">
        <w:r w:rsidDel="004D5E43">
          <w:delText>on a separate column and</w:delText>
        </w:r>
      </w:del>
      <w:ins w:id="32" w:author="Pedro Porfirio" w:date="2026-05-18T19:51:00Z" w16du:dateUtc="2026-05-18T18:51:00Z">
        <w:r w:rsidR="004D5E43">
          <w:t>but</w:t>
        </w:r>
      </w:ins>
      <w:r>
        <w:t xml:space="preserve">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2478C2C9" w:rsidR="006E3777" w:rsidRDefault="006E3777">
      <w:pPr>
        <w:spacing w:after="160" w:line="319" w:lineRule="auto"/>
        <w:jc w:val="both"/>
        <w:rPr>
          <w:kern w:val="2"/>
          <w14:ligatures w14:val="standardContextual"/>
        </w:rPr>
      </w:pPr>
      <w:r>
        <w:t xml:space="preserve">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w:t>
      </w:r>
      <w:del w:id="33" w:author="Pedro Porfirio" w:date="2026-05-18T19:51:00Z" w16du:dateUtc="2026-05-18T18:51:00Z">
        <w:r w:rsidDel="00B8385A">
          <w:delText>the equation</w:delText>
        </w:r>
      </w:del>
      <w:ins w:id="34" w:author="Pedro Porfirio" w:date="2026-05-18T19:51:00Z" w16du:dateUtc="2026-05-18T18:51:00Z">
        <w:r w:rsidR="00B8385A">
          <w:t xml:space="preserve">teh variables but </w:t>
        </w:r>
      </w:ins>
      <w:ins w:id="35" w:author="Pedro Porfirio" w:date="2026-05-18T19:52:00Z" w16du:dateUtc="2026-05-18T18:52:00Z">
        <w:r w:rsidR="006654A8">
          <w:t>can introduce constraints.</w:t>
        </w:r>
      </w:ins>
      <w:del w:id="36" w:author="Pedro Porfirio" w:date="2026-05-18T19:51:00Z" w16du:dateUtc="2026-05-18T18:51:00Z">
        <w:r w:rsidDel="00B8385A">
          <w:delText xml:space="preserve"> without introducing a new constraint.</w:delText>
        </w:r>
      </w:del>
    </w:p>
    <w:p w14:paraId="1279A69E" w14:textId="7DFE8ABE" w:rsidR="00964724" w:rsidRDefault="00964724">
      <w:pPr>
        <w:spacing w:after="200" w:line="316" w:lineRule="auto"/>
        <w:jc w:val="both"/>
        <w:rPr>
          <w:ins w:id="37" w:author="Pedro Porfirio" w:date="2026-05-18T19:52:00Z" w16du:dateUtc="2026-05-18T18:52:00Z"/>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0333E9C8" w14:textId="29AB07B5" w:rsidR="006654A8" w:rsidRDefault="006654A8">
      <w:pPr>
        <w:spacing w:after="200" w:line="316" w:lineRule="auto"/>
        <w:jc w:val="both"/>
        <w:rPr>
          <w:kern w:val="2"/>
          <w14:ligatures w14:val="standardContextual"/>
        </w:rPr>
      </w:pPr>
      <w:ins w:id="38" w:author="Pedro Porfirio" w:date="2026-05-18T19:53:00Z" w16du:dateUtc="2026-05-18T18:53:00Z">
        <w:r>
          <w:rPr>
            <w:kern w:val="2"/>
            <w14:ligatures w14:val="standardContextual"/>
          </w:rPr>
          <w:t xml:space="preserve">To show the flexibility of the design, we move from a crude only </w:t>
        </w:r>
        <w:r w:rsidR="00852D08">
          <w:rPr>
            <w:kern w:val="2"/>
            <w14:ligatures w14:val="standardContextual"/>
          </w:rPr>
          <w:t xml:space="preserve">scenario to one where we assume the oil grades produced in each basin and show how the </w:t>
        </w:r>
      </w:ins>
      <w:ins w:id="39" w:author="Pedro Porfirio" w:date="2026-05-18T19:54:00Z" w16du:dateUtc="2026-05-18T18:54:00Z">
        <w:r w:rsidR="00852D08">
          <w:rPr>
            <w:kern w:val="2"/>
            <w14:ligatures w14:val="standardContextual"/>
          </w:rPr>
          <w:t>inventories evolve over time.</w:t>
        </w:r>
      </w:ins>
    </w:p>
    <w:p w14:paraId="553DCE1A" w14:textId="5B487E5C" w:rsidR="00964724" w:rsidDel="006654A8" w:rsidRDefault="00964724">
      <w:pPr>
        <w:spacing w:after="200" w:line="316" w:lineRule="auto"/>
        <w:jc w:val="both"/>
        <w:rPr>
          <w:del w:id="40" w:author="Pedro Porfirio" w:date="2026-05-18T19:52:00Z" w16du:dateUtc="2026-05-18T18:52:00Z"/>
          <w:kern w:val="2"/>
          <w14:ligatures w14:val="standardContextual"/>
        </w:rPr>
      </w:pPr>
      <w:del w:id="41" w:author="Pedro Porfirio" w:date="2026-05-18T19:52:00Z" w16du:dateUtc="2026-05-18T18:52:00Z">
        <w:r w:rsidDel="006654A8">
          <w:delText>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conditions the LP depends on: single attribution, partition closure, and a schema-enforced source of truth. The same data structure can also support graph neural network forecasting without requiring schema changes, and that direction is outlined as future work together with other possible extensions.</w:delText>
        </w:r>
      </w:del>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3FE8455F" w:rsidR="00964724" w:rsidRDefault="00964724">
      <w:pPr>
        <w:spacing w:after="200" w:line="316" w:lineRule="auto"/>
        <w:jc w:val="both"/>
        <w:rPr>
          <w:kern w:val="2"/>
          <w14:ligatures w14:val="standardContextual"/>
        </w:rPr>
      </w:pPr>
      <w:r>
        <w:t xml:space="preserve">Finally, I would like to thank </w:t>
      </w:r>
      <w:ins w:id="42" w:author="Pedro Porfirio" w:date="2026-05-18T19:54:00Z" w16du:dateUtc="2026-05-18T18:54:00Z">
        <w:r w:rsidR="00C330AC">
          <w:t xml:space="preserve">my wife that has endure many hours waiting for me to finish prototypes or </w:t>
        </w:r>
      </w:ins>
      <w:ins w:id="43" w:author="Pedro Porfirio" w:date="2026-05-18T19:55:00Z" w16du:dateUtc="2026-05-18T18:55:00Z">
        <w:r w:rsidR="006E0F51">
          <w:t xml:space="preserve">finetune the database. </w:t>
        </w:r>
      </w:ins>
      <w:del w:id="44" w:author="Pedro Porfirio" w:date="2026-05-18T19:55:00Z" w16du:dateUtc="2026-05-18T18:55:00Z">
        <w:r w:rsidDel="006E0F51">
          <w:delText>my friends, family, and</w:delText>
        </w:r>
      </w:del>
      <w:ins w:id="45" w:author="Pedro Porfirio" w:date="2026-05-18T19:55:00Z" w16du:dateUtc="2026-05-18T18:55:00Z">
        <w:r w:rsidR="006E0F51">
          <w:t xml:space="preserve"> I would like to thank </w:t>
        </w:r>
      </w:ins>
      <w:del w:id="46" w:author="Pedro Porfirio" w:date="2026-05-18T19:55:00Z" w16du:dateUtc="2026-05-18T18:55:00Z">
        <w:r w:rsidDel="006E0F51">
          <w:delText xml:space="preserve"> colleagues at </w:delText>
        </w:r>
      </w:del>
      <w:r>
        <w:t>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3F0797DC"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ins w:id="47" w:author="Pedro Porfirio" w:date="2026-05-18T19:56:00Z" w16du:dateUtc="2026-05-18T18:56:00Z">
        <w:r w:rsidR="009F023E">
          <w:t xml:space="preserve"> </w:t>
        </w:r>
      </w:ins>
    </w:p>
    <w:p w14:paraId="42ED5243" w14:textId="136EE2FE" w:rsidR="00964724" w:rsidRDefault="00964724">
      <w:pPr>
        <w:spacing w:after="160" w:line="316" w:lineRule="auto"/>
        <w:jc w:val="both"/>
        <w:rPr>
          <w:kern w:val="2"/>
          <w14:ligatures w14:val="standardContextual"/>
        </w:rPr>
      </w:pPr>
      <w:del w:id="48" w:author="Pedro Porfirio" w:date="2026-05-18T19:56:00Z" w16du:dateUtc="2026-05-18T18:56:00Z">
        <w:r w:rsidDel="009F023E">
          <w:delText>What makes this system difficult to model is that the p</w:delText>
        </w:r>
      </w:del>
      <w:ins w:id="49" w:author="Pedro Porfirio" w:date="2026-05-18T19:56:00Z" w16du:dateUtc="2026-05-18T18:56:00Z">
        <w:r w:rsidR="009F023E">
          <w:t>The p</w:t>
        </w:r>
      </w:ins>
      <w:r>
        <w:t xml:space="preserve">hysical layer </w:t>
      </w:r>
      <w:ins w:id="50" w:author="Pedro Porfirio" w:date="2026-05-18T19:56:00Z" w16du:dateUtc="2026-05-18T18:56:00Z">
        <w:r w:rsidR="009F023E">
          <w:t xml:space="preserve">of an oil network </w:t>
        </w:r>
      </w:ins>
      <w:r>
        <w:t>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particular throughput ranges and crude slates, and moving outside those ranges can reduce efficiency and affect product quality (Fernandes, Relvas, and Barbosa-Póvoa, 2013; Lima, Relvas, and Barbosa-Póvoa,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Relvas, and Barbosa-Póvoa, 2016).</w:t>
      </w:r>
    </w:p>
    <w:p w14:paraId="517551A9" w14:textId="13DE40C8"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w:t>
      </w:r>
      <w:ins w:id="51" w:author="Pedro Porfirio" w:date="2026-05-18T19:57:00Z" w16du:dateUtc="2026-05-18T18:57:00Z">
        <w:r w:rsidR="0027645F">
          <w:t xml:space="preserve"> and they are a very important variable on setting the </w:t>
        </w:r>
        <w:commentRangeStart w:id="52"/>
        <w:r w:rsidR="0027645F">
          <w:t>price</w:t>
        </w:r>
      </w:ins>
      <w:commentRangeEnd w:id="52"/>
      <w:r w:rsidR="008D5F85">
        <w:rPr>
          <w:rStyle w:val="CommentReference"/>
          <w:sz w:val="22"/>
          <w:szCs w:val="22"/>
        </w:rPr>
        <w:commentReference w:id="52"/>
      </w:r>
      <w:r>
        <w:t xml:space="preserv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w:t>
      </w:r>
      <w:del w:id="53" w:author="Pedro Porfirio" w:date="2026-05-18T19:58:00Z" w16du:dateUtc="2026-05-18T18:58:00Z">
        <w:r w:rsidDel="00EA3672">
          <w:delText xml:space="preserve">minus </w:delText>
        </w:r>
      </w:del>
      <w:ins w:id="54" w:author="Pedro Porfirio" w:date="2026-05-18T19:58:00Z" w16du:dateUtc="2026-05-18T18:58:00Z">
        <w:r w:rsidR="00EA3672">
          <w:t>-</w:t>
        </w:r>
      </w:ins>
      <w:r>
        <w:t xml:space="preserve">37 USD </w:t>
      </w:r>
      <w:ins w:id="55" w:author="Pedro Porfirio" w:date="2026-05-18T19:58:00Z" w16du:dateUtc="2026-05-18T18:58:00Z">
        <w:r w:rsidR="00EA3672">
          <w:t xml:space="preserve">(you get paid USD37 to take delivery of one barrel of oil) </w:t>
        </w:r>
      </w:ins>
      <w:r>
        <w:t>per barrel was a highly visible reminder of that constraint.</w:t>
      </w:r>
    </w:p>
    <w:p w14:paraId="1590E33A" w14:textId="0834F0CA" w:rsidR="006E3777" w:rsidRDefault="006E3777">
      <w:pPr>
        <w:spacing w:after="160" w:line="316" w:lineRule="auto"/>
        <w:jc w:val="both"/>
        <w:rPr>
          <w:kern w:val="2"/>
          <w14:ligatures w14:val="standardContextual"/>
        </w:rPr>
      </w:pPr>
      <w:r>
        <w:t>Within that physical system, each operational asset—whether an onshore well, an offshore platform, a gathering system, a pipeline segment, a terminal, or a refinery—</w:t>
      </w:r>
      <w:ins w:id="56" w:author="Pedro Porfirio" w:date="2026-05-18T19:59:00Z" w16du:dateUtc="2026-05-18T18:59:00Z">
        <w:r w:rsidR="0084167F">
          <w:t xml:space="preserve"> produices, transport, consume or transform oil, and there is </w:t>
        </w:r>
      </w:ins>
      <w:del w:id="57" w:author="Pedro Porfirio" w:date="2026-05-18T19:59:00Z" w16du:dateUtc="2026-05-18T18:59:00Z">
        <w:r w:rsidDel="0084167F">
          <w:delText>produces</w:delText>
        </w:r>
      </w:del>
      <w:r>
        <w:t xml:space="preserve"> data that reflects </w:t>
      </w:r>
      <w:ins w:id="58" w:author="Pedro Porfirio" w:date="2026-05-18T19:59:00Z" w16du:dateUtc="2026-05-18T18:59:00Z">
        <w:r w:rsidR="0084167F">
          <w:t>the decisions of the asset’s operators</w:t>
        </w:r>
      </w:ins>
      <w:del w:id="59" w:author="Pedro Porfirio" w:date="2026-05-18T19:59:00Z" w16du:dateUtc="2026-05-18T18:59:00Z">
        <w:r w:rsidDel="0084167F">
          <w:delText>its current state</w:delText>
        </w:r>
      </w:del>
      <w:r>
        <w:t xml:space="preserv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time-varying. A disruption at an upstream </w:t>
      </w:r>
      <w:r>
        <w:lastRenderedPageBreak/>
        <w:t>production site does not stay local for long; it propagates downstream through pipelines and storage nodes, with effects shaped by routing options, transit times, and operating priorities.</w:t>
      </w:r>
    </w:p>
    <w:p w14:paraId="546D6FF5" w14:textId="77777777" w:rsidR="00BA4B88" w:rsidRDefault="006E3777">
      <w:pPr>
        <w:spacing w:after="160" w:line="316" w:lineRule="auto"/>
        <w:jc w:val="both"/>
        <w:rPr>
          <w:ins w:id="60" w:author="Pedro Porfirio" w:date="2026-05-18T20:00:00Z" w16du:dateUtc="2026-05-18T19:00:00Z"/>
        </w:rPr>
      </w:pPr>
      <w:r>
        <w:t>The main modelling tools used to study systems like this usually fall into two broad groups</w:t>
      </w:r>
      <w:ins w:id="61" w:author="Pedro Porfirio" w:date="2026-05-18T20:00:00Z" w16du:dateUtc="2026-05-18T19:00:00Z">
        <w:r w:rsidR="00BA4B88">
          <w:t>: operations research and classical time series methods.</w:t>
        </w:r>
      </w:ins>
    </w:p>
    <w:p w14:paraId="073DFE75" w14:textId="5966E7E2" w:rsidR="006E3777" w:rsidRDefault="006E3777">
      <w:pPr>
        <w:spacing w:after="160" w:line="316" w:lineRule="auto"/>
        <w:jc w:val="both"/>
        <w:rPr>
          <w:kern w:val="2"/>
          <w14:ligatures w14:val="standardContextual"/>
        </w:rPr>
      </w:pPr>
      <w:del w:id="62" w:author="Pedro Porfirio" w:date="2026-05-18T20:00:00Z" w16du:dateUtc="2026-05-18T19:00:00Z">
        <w:r w:rsidDel="00BA4B88">
          <w:delText>. One group is rooted in o</w:delText>
        </w:r>
      </w:del>
      <w:ins w:id="63" w:author="Pedro Porfirio" w:date="2026-05-18T20:00:00Z" w16du:dateUtc="2026-05-18T19:00:00Z">
        <w:r w:rsidR="00BA4B88">
          <w:t>O</w:t>
        </w:r>
      </w:ins>
      <w:r>
        <w:t>perations research, including linear programming, mixed-integer programming, and stochastic optimisation</w:t>
      </w:r>
      <w:del w:id="64" w:author="Pedro Porfirio" w:date="2026-05-18T20:00:00Z" w16du:dateUtc="2026-05-18T19:00:00Z">
        <w:r w:rsidDel="0087039F">
          <w:delText xml:space="preserve">. These approaches </w:delText>
        </w:r>
      </w:del>
      <w:ins w:id="65" w:author="Pedro Porfirio" w:date="2026-05-18T20:00:00Z" w16du:dateUtc="2026-05-18T19:00:00Z">
        <w:r w:rsidR="0087039F">
          <w:t xml:space="preserve"> </w:t>
        </w:r>
      </w:ins>
      <w:r>
        <w:t xml:space="preserve">are mathematically rigorous and very useful for strategic design and tactical planning, but they often rely on simplified representations that leave out much of the operational detail visible in the real network. </w:t>
      </w:r>
      <w:ins w:id="66" w:author="Pedro Porfirio" w:date="2026-05-18T20:01:00Z" w16du:dateUtc="2026-05-18T19:01:00Z">
        <w:r w:rsidR="0087039F">
          <w:t xml:space="preserve">Moreover, the representation of the complex systems are </w:t>
        </w:r>
        <w:r w:rsidR="00753A45">
          <w:t xml:space="preserve">usually bespoke, difficult to audit and change. </w:t>
        </w:r>
      </w:ins>
      <w:r>
        <w:t>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Brintrup,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222BB473" w:rsidR="006E3777" w:rsidRDefault="006E3777">
      <w:pPr>
        <w:spacing w:after="160" w:line="316" w:lineRule="auto"/>
        <w:jc w:val="both"/>
        <w:rPr>
          <w:kern w:val="2"/>
          <w14:ligatures w14:val="standardContextual"/>
        </w:rPr>
      </w:pPr>
      <w:r>
        <w:t xml:space="preserve">Before any of these modelling approaches can be applied, however, the same upstream question appears: how should the network itself be represented? In the crude oil case, that question is still not well resolved. </w:t>
      </w:r>
      <w:ins w:id="67" w:author="Pedro Porfirio" w:date="2026-05-18T21:29:00Z" w16du:dateUtc="2026-05-18T20:29:00Z">
        <w:r w:rsidR="00272D39">
          <w:t>Ava</w:t>
        </w:r>
        <w:r w:rsidR="00176609">
          <w:t>ilable data</w:t>
        </w:r>
      </w:ins>
      <w:del w:id="68" w:author="Pedro Porfirio" w:date="2026-05-18T21:29:00Z" w16du:dateUtc="2026-05-18T20:29:00Z">
        <w:r w:rsidDel="00176609">
          <w:delText>Public</w:delText>
        </w:r>
      </w:del>
      <w:r>
        <w:t xml:space="preserve">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 xml:space="preserve">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w:t>
      </w:r>
      <w:r>
        <w:lastRenderedPageBreak/>
        <w:t>provenance of derived quantities across the full resolution chain, and do not clearly separate the slowly changing physical topology from the faster-changing data assignments attached to it.</w:t>
      </w:r>
    </w:p>
    <w:p w14:paraId="20641955" w14:textId="549A9218" w:rsidR="006E3777" w:rsidRDefault="006E3777">
      <w:pPr>
        <w:spacing w:after="160" w:line="316" w:lineRule="auto"/>
        <w:jc w:val="both"/>
        <w:rPr>
          <w:kern w:val="2"/>
          <w14:ligatures w14:val="standardContextual"/>
        </w:rPr>
      </w:pPr>
      <w:r>
        <w:t xml:space="preserve">Anyone who has worked with </w:t>
      </w:r>
      <w:del w:id="69" w:author="Pedro Porfirio" w:date="2026-05-18T21:30:00Z" w16du:dateUtc="2026-05-18T20:30:00Z">
        <w:r w:rsidDel="00176609">
          <w:delText xml:space="preserve">public </w:delText>
        </w:r>
      </w:del>
      <w:r>
        <w:t xml:space="preserve">energy data will recognise the practitioner workflow that fills this gap. Analysts often maintain Excel workbooks or pandas notebooks where production, consumption, flows, and stocks for each PADD are loaded from </w:t>
      </w:r>
      <w:del w:id="70" w:author="Pedro Porfirio" w:date="2026-05-18T21:30:00Z" w16du:dateUtc="2026-05-18T20:30:00Z">
        <w:r w:rsidDel="00F541C6">
          <w:delText>EIA series</w:delText>
        </w:r>
      </w:del>
      <w:ins w:id="71" w:author="Pedro Porfirio" w:date="2026-05-18T21:30:00Z" w16du:dateUtc="2026-05-18T20:30:00Z">
        <w:r w:rsidR="00551728">
          <w:t>a multitude of sources</w:t>
        </w:r>
      </w:ins>
      <w:r>
        <w:t>,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pBdr>
          <w:top w:val="single" w:sz="12" w:space="8" w:color="406090"/>
          <w:left w:val="single" w:sz="12" w:space="8" w:color="406090"/>
          <w:bottom w:val="single" w:sz="12" w:space="8" w:color="406090"/>
          <w:right w:val="single" w:sz="12" w:space="8" w:color="406090"/>
        </w:pBdr>
        <w:shd w:val="clear" w:color="auto" w:fill="EAF1F8"/>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lastRenderedPageBreak/>
        <w:t>1.4 Scope and delimitations</w:t>
      </w:r>
    </w:p>
    <w:p w14:paraId="2EA9A278" w14:textId="1755A7A0"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w:t>
      </w:r>
      <w:del w:id="72" w:author="Pedro Porfirio" w:date="2026-05-18T21:32:00Z" w16du:dateUtc="2026-05-18T20:32:00Z">
        <w:r w:rsidDel="000417E0">
          <w:delText xml:space="preserve">PADD-level </w:delText>
        </w:r>
      </w:del>
      <w:r>
        <w:t>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CCAA2B2"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w:t>
      </w:r>
      <w:del w:id="73" w:author="Pedro Porfirio" w:date="2026-05-18T21:32:00Z" w16du:dateUtc="2026-05-18T20:32:00Z">
        <w:r w:rsidDel="00E1487F">
          <w:delText xml:space="preserve"> a PADD</w:delText>
        </w:r>
      </w:del>
      <w:r>
        <w:t>,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44D05CFB" w14:textId="5335B965" w:rsidR="006E3777" w:rsidRDefault="006E3777">
      <w:pPr>
        <w:spacing w:after="160" w:line="319" w:lineRule="auto"/>
        <w:jc w:val="both"/>
        <w:rPr>
          <w:kern w:val="2"/>
          <w14:ligatures w14:val="standardContextual"/>
        </w:rPr>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w:t>
      </w:r>
      <w:del w:id="74" w:author="Pedro Porfirio" w:date="2026-05-18T21:34:00Z" w16du:dateUtc="2026-05-18T20:34:00Z">
        <w:r w:rsidDel="00441B34">
          <w:delText xml:space="preserve">PADD </w:delText>
        </w:r>
      </w:del>
      <w:ins w:id="75" w:author="Pedro Porfirio" w:date="2026-05-18T21:34:00Z" w16du:dateUtc="2026-05-18T20:34:00Z">
        <w:r w:rsidR="00441B34">
          <w:t>district</w:t>
        </w:r>
        <w:r w:rsidR="00441B34">
          <w:t xml:space="preserve"> </w:t>
        </w:r>
      </w:ins>
      <w:r>
        <w:t>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88BEC9E" w14:textId="77777777" w:rsidR="006E3777" w:rsidRDefault="006E3777">
      <w:pPr>
        <w:spacing w:after="160" w:line="319" w:lineRule="auto"/>
        <w:jc w:val="both"/>
        <w:rPr>
          <w:kern w:val="2"/>
          <w14:ligatures w14:val="standardContextual"/>
        </w:rPr>
      </w:pPr>
      <w:r>
        <w:t xml:space="preserve">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w:t>
      </w:r>
      <w:r>
        <w:lastRenderedPageBreak/>
        <w:t>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Fernandes, Relvas, and Barbosa-Póvoa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Szmerekovsky (2015) extend this line of work to multimodal transportation, showing that the joint treatment of pipeline, rail, marine, and truck transport can materially change the optimal solution when compared with single-mode formulations. Ghaithan, Attia, and Duffuaa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On the uncertainty side, Ribas, Hamacher, and Street (2010) develop stochastic programming models for integrated oil-chain planning under uncertainty in demand, production, and prices. Lima, Relvas, and Barbosa-Póvoa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actually available.</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actually supports.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The use of graph data models in commodity networks specifically—as distinct from more general supply chain applications—is relatively recent. Kosasih and Brintrup (2022) show that GNN-based methods can predict hidden links in supply chain networks, revealing dependencies that aggregate-level data tends to miss. Wasi et al. (2024) introduce SupplyGraph,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contribution in its own right. SupplyGraph, for example, is structured around production lines and demand centres in a fast-moving consumer-goods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Behind these applied studies sits a broader graph representation learning literature. Foundational work on random-walk embeddings (Perozzi et al., 2014; Grover and Leskovec, 2016; Tang et al., 2015) and on graph neural networks more directly (Kipf and Welling, 2017; Veličković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7B011E4B"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74F42C96" w14:textId="77777777" w:rsidR="006E3777" w:rsidRDefault="006E3777">
      <w:pPr>
        <w:spacing w:after="160" w:line="319" w:lineRule="auto"/>
        <w:jc w:val="both"/>
        <w:rPr>
          <w:kern w:val="2"/>
          <w14:ligatures w14:val="standardContextual"/>
        </w:rPr>
      </w:pPr>
      <w:r>
        <w:lastRenderedPageBreak/>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The workflow built around these series is familiar across trading firms, consultancies, and integrated oil companies, and it is the immediate practical context for this thesis. Analysts typically maintain spreadsheets or pandas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reverse-engineering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multi-resolution mixing is hand-coded.</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565F74BF" w14:textId="77777777" w:rsidR="006E3777" w:rsidRDefault="006E3777">
      <w:pPr>
        <w:spacing w:after="160" w:line="319" w:lineRule="auto"/>
        <w:jc w:val="both"/>
        <w:rPr>
          <w:kern w:val="2"/>
          <w14:ligatures w14:val="standardContextual"/>
        </w:rPr>
      </w:pPr>
      <w:r>
        <w:t xml:space="preserve">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w:t>
      </w:r>
      <w:r>
        <w:lastRenderedPageBreak/>
        <w:t>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3A035005" w:rsidR="006E3777" w:rsidRDefault="006E3777">
      <w:pPr>
        <w:spacing w:after="160" w:line="319" w:lineRule="auto"/>
        <w:jc w:val="both"/>
        <w:rPr>
          <w:kern w:val="2"/>
          <w14:ligatures w14:val="standardContextual"/>
        </w:rPr>
      </w:pPr>
      <w:r>
        <w:t>Taken together, the three streams reviewed above point to a clear gap. The petroleum supply chain optimisation literature offers mathematical rigour</w:t>
      </w:r>
      <w:del w:id="76" w:author="Pedro Porfirio" w:date="2026-05-18T21:38:00Z" w16du:dateUtc="2026-05-18T20:38:00Z">
        <w:r w:rsidDel="004134CC">
          <w:delText>, but usually works with</w:delText>
        </w:r>
      </w:del>
      <w:ins w:id="77" w:author="Pedro Porfirio" w:date="2026-05-18T21:38:00Z" w16du:dateUtc="2026-05-18T20:38:00Z">
        <w:r w:rsidR="004134CC">
          <w:t xml:space="preserve"> using</w:t>
        </w:r>
      </w:ins>
      <w:r>
        <w:t xml:space="preserve"> network abstractions that leave out both operational detail and the multi-resolution structure of the data. The graph data models literature offers increasingly powerful methods for relational and temporal learning</w:t>
      </w:r>
      <w:del w:id="78" w:author="Pedro Porfirio" w:date="2026-05-18T21:38:00Z" w16du:dateUtc="2026-05-18T20:38:00Z">
        <w:r w:rsidDel="006F3706">
          <w:delText>, but</w:delText>
        </w:r>
      </w:del>
      <w:ins w:id="79" w:author="Pedro Porfirio" w:date="2026-05-18T21:38:00Z" w16du:dateUtc="2026-05-18T20:38:00Z">
        <w:r w:rsidR="006F3706">
          <w:t xml:space="preserve"> assuming</w:t>
        </w:r>
      </w:ins>
      <w:del w:id="80" w:author="Pedro Porfirio" w:date="2026-05-18T21:38:00Z" w16du:dateUtc="2026-05-18T20:38:00Z">
        <w:r w:rsidDel="006F3706">
          <w:delText xml:space="preserve"> tends to assume t</w:delText>
        </w:r>
      </w:del>
      <w:ins w:id="81" w:author="Pedro Porfirio" w:date="2026-05-18T21:39:00Z" w16du:dateUtc="2026-05-18T20:39:00Z">
        <w:r w:rsidR="006F3706">
          <w:t xml:space="preserve"> t</w:t>
        </w:r>
      </w:ins>
      <w:r>
        <w:t>hat the upstream representation is already clean and well formed. The energy statistics literature shows how the data is actually published and used, yet the workflow that connects those publications to downstream models remains largely ad hoc and difficult to audit or extend.</w:t>
      </w:r>
    </w:p>
    <w:p w14:paraId="36BCFB49" w14:textId="44BE0060" w:rsidR="008E1B31" w:rsidRDefault="00000000">
      <w:pPr>
        <w:spacing w:after="160" w:line="320" w:lineRule="auto"/>
        <w:jc w:val="both"/>
      </w:pPr>
      <w:del w:id="82" w:author="Pedro Porfirio" w:date="2026-05-18T21:39:00Z" w16du:dateUtc="2026-05-18T20:39:00Z">
        <w:r w:rsidDel="00FB2104">
          <w:delText>The gap, stated precisely, is the absence of an upstream representation that:</w:delText>
        </w:r>
      </w:del>
    </w:p>
    <w:p w14:paraId="03D60528" w14:textId="13D67FF0" w:rsidR="006E3777" w:rsidRDefault="006E3777">
      <w:pPr>
        <w:spacing w:after="160" w:line="319" w:lineRule="auto"/>
        <w:jc w:val="both"/>
        <w:rPr>
          <w:kern w:val="2"/>
          <w14:ligatures w14:val="standardContextual"/>
        </w:rPr>
      </w:pPr>
      <w:del w:id="83" w:author="Pedro Porfirio" w:date="2026-05-18T21:39:00Z" w16du:dateUtc="2026-05-18T20:39:00Z">
        <w:r w:rsidDel="00FB2104">
          <w:delText xml:space="preserve">Stated more precisely, what is missing is an </w:delText>
        </w:r>
      </w:del>
      <w:ins w:id="84" w:author="Pedro Porfirio" w:date="2026-05-18T21:39:00Z" w16du:dateUtc="2026-05-18T20:39:00Z">
        <w:r w:rsidR="00FB2104">
          <w:t xml:space="preserve">We present </w:t>
        </w:r>
      </w:ins>
      <w:ins w:id="85" w:author="Pedro Porfirio" w:date="2026-05-18T21:40:00Z" w16du:dateUtc="2026-05-18T20:40:00Z">
        <w:r w:rsidR="00FB2104">
          <w:t xml:space="preserve">an </w:t>
        </w:r>
      </w:ins>
      <w:r>
        <w:t>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3435ACE0" w:rsidR="006E3777" w:rsidRDefault="006E3777">
      <w:pPr>
        <w:spacing w:after="160" w:line="319" w:lineRule="auto"/>
        <w:jc w:val="both"/>
        <w:rPr>
          <w:ins w:id="86" w:author="Pedro Porfirio" w:date="2026-05-18T21:43:00Z" w16du:dateUtc="2026-05-18T20:43:00Z"/>
        </w:rPr>
      </w:pPr>
      <w:del w:id="87" w:author="Pedro Porfirio" w:date="2026-05-18T21:41:00Z" w16du:dateUtc="2026-05-18T20:41:00Z">
        <w:r w:rsidDel="00F325B9">
          <w:delText>This thesis addresses that gap through the</w:delText>
        </w:r>
      </w:del>
      <w:ins w:id="88" w:author="Pedro Porfirio" w:date="2026-05-18T21:41:00Z" w16du:dateUtc="2026-05-18T20:41:00Z">
        <w:r w:rsidR="00E270DB">
          <w:t>The</w:t>
        </w:r>
      </w:ins>
      <w:r>
        <w:t xml:space="preserve"> asset-centric temporal graph </w:t>
      </w:r>
      <w:ins w:id="89" w:author="Pedro Porfirio" w:date="2026-05-18T21:41:00Z" w16du:dateUtc="2026-05-18T20:41:00Z">
        <w:r w:rsidR="00E270DB">
          <w:t>methodol</w:t>
        </w:r>
      </w:ins>
      <w:ins w:id="90" w:author="Pedro Porfirio" w:date="2026-05-18T21:42:00Z" w16du:dateUtc="2026-05-18T20:42:00Z">
        <w:r w:rsidR="00E270DB">
          <w:t xml:space="preserve">ogy </w:t>
        </w:r>
      </w:ins>
      <w:del w:id="91" w:author="Pedro Porfirio" w:date="2026-05-18T21:41:00Z" w16du:dateUtc="2026-05-18T20:41:00Z">
        <w:r w:rsidDel="00E270DB">
          <w:delText xml:space="preserve">schema </w:delText>
        </w:r>
      </w:del>
      <w:ins w:id="92" w:author="Pedro Porfirio" w:date="2026-05-18T21:42:00Z" w16du:dateUtc="2026-05-18T20:42:00Z">
        <w:r w:rsidR="000431D0">
          <w:t xml:space="preserve">presented </w:t>
        </w:r>
      </w:ins>
      <w:del w:id="93" w:author="Pedro Porfirio" w:date="2026-05-18T21:42:00Z" w16du:dateUtc="2026-05-18T20:42:00Z">
        <w:r w:rsidDel="000431D0">
          <w:delText xml:space="preserve">developed </w:delText>
        </w:r>
      </w:del>
      <w:r>
        <w:t>in Chapter 4</w:t>
      </w:r>
      <w:ins w:id="94" w:author="Pedro Porfirio" w:date="2026-05-18T21:42:00Z" w16du:dateUtc="2026-05-18T20:42:00Z">
        <w:r w:rsidR="000431D0">
          <w:t xml:space="preserve"> is the result of </w:t>
        </w:r>
      </w:ins>
      <w:ins w:id="95" w:author="Pedro Porfirio" w:date="2026-05-18T21:43:00Z" w16du:dateUtc="2026-05-18T20:43:00Z">
        <w:r w:rsidR="0097555C">
          <w:t xml:space="preserve">numerous designs that led to the </w:t>
        </w:r>
      </w:ins>
      <w:del w:id="96" w:author="Pedro Porfirio" w:date="2026-05-18T21:43:00Z" w16du:dateUtc="2026-05-18T20:43:00Z">
        <w:r w:rsidDel="0097555C">
          <w:delText xml:space="preserve">, the </w:delText>
        </w:r>
      </w:del>
      <w:r>
        <w:t>implementation described in Chapter 5, the resolver presented in Chapter 6, the consistency guarantees demonstrated in Chapter 7, and the linear-programming consumer developed in Chapter 8. Graph neural network consumers are not implemented here, but their role as a natural next step is discussed in Chapter 10, where the argument for the framework's readiness is developed.</w:t>
      </w:r>
    </w:p>
    <w:p w14:paraId="350E690F" w14:textId="77777777" w:rsidR="008F3427" w:rsidRDefault="008F3427">
      <w:pPr>
        <w:spacing w:after="160" w:line="319" w:lineRule="auto"/>
        <w:jc w:val="both"/>
        <w:rPr>
          <w:ins w:id="97" w:author="Pedro Porfirio" w:date="2026-05-18T21:43:00Z" w16du:dateUtc="2026-05-18T20:43:00Z"/>
        </w:rPr>
      </w:pPr>
    </w:p>
    <w:p w14:paraId="7309BDC7" w14:textId="17CC40A2" w:rsidR="008F3427" w:rsidRDefault="008F3427">
      <w:pPr>
        <w:spacing w:after="160" w:line="319" w:lineRule="auto"/>
        <w:jc w:val="both"/>
        <w:rPr>
          <w:kern w:val="2"/>
          <w14:ligatures w14:val="standardContextual"/>
        </w:rPr>
      </w:pPr>
      <w:ins w:id="98" w:author="Pedro Porfirio" w:date="2026-05-18T21:43:00Z" w16du:dateUtc="2026-05-18T20:43:00Z">
        <w:r>
          <w:lastRenderedPageBreak/>
          <w:t xml:space="preserve">While EIA data was used to develop the framework, the </w:t>
        </w:r>
      </w:ins>
      <w:ins w:id="99" w:author="Pedro Porfirio" w:date="2026-05-18T21:44:00Z" w16du:dateUtc="2026-05-18T20:44:00Z">
        <w:r>
          <w:t xml:space="preserve">work focus on the different formats, frequency and granularity </w:t>
        </w:r>
        <w:r w:rsidR="00937DA1">
          <w:t xml:space="preserve">of available data. From single position of vessels from Kpler, </w:t>
        </w:r>
        <w:r w:rsidR="00344353">
          <w:t>spe</w:t>
        </w:r>
      </w:ins>
      <w:ins w:id="100" w:author="Pedro Porfirio" w:date="2026-05-18T21:45:00Z" w16du:dateUtc="2026-05-18T20:45:00Z">
        <w:r w:rsidR="00344353">
          <w:t>cific flows and storage volumes from Genscape, to time series provided by the International Energy Agency</w:t>
        </w:r>
        <w:r w:rsidR="003E5FE2">
          <w:t xml:space="preserve">. </w:t>
        </w:r>
      </w:ins>
      <w:ins w:id="101" w:author="Pedro Porfirio" w:date="2026-05-18T21:46:00Z" w16du:dateUtc="2026-05-18T20:46:00Z">
        <w:r w:rsidR="003E5FE2">
          <w:t xml:space="preserve">Flexible, consistent and scalable </w:t>
        </w:r>
        <w:r w:rsidR="00EE667E">
          <w:t>were obsessions throught the work.</w:t>
        </w:r>
      </w:ins>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Suezmax,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kbd, while the largest Gulf Coast sites exceed 600 kbd.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The U.S. Energy Information Administration organises petroleum statistics around five Petroleum Administration for Defense Districts, or PADDs. These districts were created during the Second World War for fuel rationing and distribution purposes, but they have remained the dominant geographic structure for U.S. petroleum reporting ever since. The five PADDs group states as follows:</w:t>
      </w:r>
    </w:p>
    <w:tbl>
      <w:tblPr>
        <w:tblStyle w:val="TableGrid"/>
        <w:tblW w:w="9067" w:type="dxa"/>
        <w:tblLook w:val="04A0" w:firstRow="1" w:lastRow="0" w:firstColumn="1" w:lastColumn="0" w:noHBand="0" w:noVBand="1"/>
        <w:tblPrChange w:id="102" w:author="Pedro Porfirio" w:date="2026-05-18T21:50:00Z" w16du:dateUtc="2026-05-18T20:50:00Z">
          <w:tblPr>
            <w:tblStyle w:val="TableGrid"/>
            <w:tblW w:w="0" w:type="auto"/>
            <w:tblLook w:val="04A0" w:firstRow="1" w:lastRow="0" w:firstColumn="1" w:lastColumn="0" w:noHBand="0" w:noVBand="1"/>
          </w:tblPr>
        </w:tblPrChange>
      </w:tblPr>
      <w:tblGrid>
        <w:gridCol w:w="1129"/>
        <w:gridCol w:w="2477"/>
        <w:gridCol w:w="5461"/>
        <w:tblGridChange w:id="103">
          <w:tblGrid>
            <w:gridCol w:w="1129"/>
            <w:gridCol w:w="2477"/>
            <w:gridCol w:w="1803"/>
            <w:gridCol w:w="3658"/>
          </w:tblGrid>
        </w:tblGridChange>
      </w:tblGrid>
      <w:tr w:rsidR="00711530" w:rsidRPr="00666B2D" w14:paraId="2F6ADF3B" w14:textId="77777777" w:rsidTr="00711530">
        <w:trPr>
          <w:ins w:id="104" w:author="Pedro Porfirio" w:date="2026-05-18T21:48:00Z" w16du:dateUtc="2026-05-18T20:48:00Z"/>
          <w:trPrChange w:id="105" w:author="Pedro Porfirio" w:date="2026-05-18T21:50:00Z" w16du:dateUtc="2026-05-18T20:50:00Z">
            <w:trPr>
              <w:gridAfter w:val="0"/>
            </w:trPr>
          </w:trPrChange>
        </w:trPr>
        <w:tc>
          <w:tcPr>
            <w:tcW w:w="1129" w:type="dxa"/>
            <w:tcPrChange w:id="106" w:author="Pedro Porfirio" w:date="2026-05-18T21:50:00Z" w16du:dateUtc="2026-05-18T20:50:00Z">
              <w:tcPr>
                <w:tcW w:w="1129" w:type="dxa"/>
              </w:tcPr>
            </w:tcPrChange>
          </w:tcPr>
          <w:p w14:paraId="0FBEE4A9" w14:textId="77777777" w:rsidR="00711530" w:rsidRPr="00666B2D" w:rsidRDefault="00711530" w:rsidP="00666B2D">
            <w:pPr>
              <w:spacing w:after="160" w:line="320" w:lineRule="auto"/>
              <w:jc w:val="both"/>
              <w:rPr>
                <w:ins w:id="107" w:author="Pedro Porfirio" w:date="2026-05-18T21:48:00Z" w16du:dateUtc="2026-05-18T20:48:00Z"/>
              </w:rPr>
            </w:pPr>
            <w:ins w:id="108" w:author="Pedro Porfirio" w:date="2026-05-18T21:48:00Z" w16du:dateUtc="2026-05-18T20:48:00Z">
              <w:r w:rsidRPr="00666B2D">
                <w:t xml:space="preserve"> PADD </w:t>
              </w:r>
            </w:ins>
          </w:p>
        </w:tc>
        <w:tc>
          <w:tcPr>
            <w:tcW w:w="2477" w:type="dxa"/>
            <w:tcPrChange w:id="109" w:author="Pedro Porfirio" w:date="2026-05-18T21:50:00Z" w16du:dateUtc="2026-05-18T20:50:00Z">
              <w:tcPr>
                <w:tcW w:w="2477" w:type="dxa"/>
              </w:tcPr>
            </w:tcPrChange>
          </w:tcPr>
          <w:p w14:paraId="2956DCD2" w14:textId="5F9FB5D2" w:rsidR="00711530" w:rsidRPr="00666B2D" w:rsidRDefault="00711530" w:rsidP="00666B2D">
            <w:pPr>
              <w:spacing w:after="160" w:line="320" w:lineRule="auto"/>
              <w:jc w:val="both"/>
              <w:rPr>
                <w:ins w:id="110" w:author="Pedro Porfirio" w:date="2026-05-18T21:48:00Z" w16du:dateUtc="2026-05-18T20:48:00Z"/>
              </w:rPr>
            </w:pPr>
            <w:ins w:id="111" w:author="Pedro Porfirio" w:date="2026-05-18T21:49:00Z" w16du:dateUtc="2026-05-18T20:49:00Z">
              <w:r>
                <w:t>Coverage</w:t>
              </w:r>
            </w:ins>
            <w:ins w:id="112" w:author="Pedro Porfirio" w:date="2026-05-18T21:48:00Z" w16du:dateUtc="2026-05-18T20:48:00Z">
              <w:r w:rsidRPr="00666B2D">
                <w:t xml:space="preserve"> </w:t>
              </w:r>
            </w:ins>
          </w:p>
        </w:tc>
        <w:tc>
          <w:tcPr>
            <w:tcW w:w="5461" w:type="dxa"/>
            <w:tcPrChange w:id="113" w:author="Pedro Porfirio" w:date="2026-05-18T21:50:00Z" w16du:dateUtc="2026-05-18T20:50:00Z">
              <w:tcPr>
                <w:tcW w:w="1803" w:type="dxa"/>
              </w:tcPr>
            </w:tcPrChange>
          </w:tcPr>
          <w:p w14:paraId="04622B53" w14:textId="77777777" w:rsidR="00711530" w:rsidRPr="00666B2D" w:rsidRDefault="00711530" w:rsidP="00666B2D">
            <w:pPr>
              <w:spacing w:after="160" w:line="320" w:lineRule="auto"/>
              <w:jc w:val="both"/>
              <w:rPr>
                <w:ins w:id="114" w:author="Pedro Porfirio" w:date="2026-05-18T21:48:00Z" w16du:dateUtc="2026-05-18T20:48:00Z"/>
              </w:rPr>
            </w:pPr>
            <w:ins w:id="115" w:author="Pedro Porfirio" w:date="2026-05-18T21:48:00Z" w16du:dateUtc="2026-05-18T20:48:00Z">
              <w:r w:rsidRPr="00666B2D">
                <w:t xml:space="preserve"> States </w:t>
              </w:r>
            </w:ins>
          </w:p>
        </w:tc>
      </w:tr>
      <w:tr w:rsidR="00711530" w:rsidRPr="00666B2D" w14:paraId="66D900E4" w14:textId="77777777" w:rsidTr="00711530">
        <w:trPr>
          <w:ins w:id="116" w:author="Pedro Porfirio" w:date="2026-05-18T21:48:00Z" w16du:dateUtc="2026-05-18T20:48:00Z"/>
          <w:trPrChange w:id="117" w:author="Pedro Porfirio" w:date="2026-05-18T21:50:00Z" w16du:dateUtc="2026-05-18T20:50:00Z">
            <w:trPr>
              <w:gridAfter w:val="0"/>
            </w:trPr>
          </w:trPrChange>
        </w:trPr>
        <w:tc>
          <w:tcPr>
            <w:tcW w:w="1129" w:type="dxa"/>
            <w:tcPrChange w:id="118" w:author="Pedro Porfirio" w:date="2026-05-18T21:50:00Z" w16du:dateUtc="2026-05-18T20:50:00Z">
              <w:tcPr>
                <w:tcW w:w="1129" w:type="dxa"/>
              </w:tcPr>
            </w:tcPrChange>
          </w:tcPr>
          <w:p w14:paraId="7527D4D4" w14:textId="77777777" w:rsidR="00711530" w:rsidRPr="00666B2D" w:rsidRDefault="00711530" w:rsidP="00666B2D">
            <w:pPr>
              <w:spacing w:after="160" w:line="320" w:lineRule="auto"/>
              <w:jc w:val="both"/>
              <w:rPr>
                <w:ins w:id="119" w:author="Pedro Porfirio" w:date="2026-05-18T21:48:00Z" w16du:dateUtc="2026-05-18T20:48:00Z"/>
              </w:rPr>
            </w:pPr>
            <w:ins w:id="120" w:author="Pedro Porfirio" w:date="2026-05-18T21:48:00Z" w16du:dateUtc="2026-05-18T20:48:00Z">
              <w:r w:rsidRPr="00666B2D">
                <w:t xml:space="preserve"> PADD 1 </w:t>
              </w:r>
            </w:ins>
          </w:p>
        </w:tc>
        <w:tc>
          <w:tcPr>
            <w:tcW w:w="2477" w:type="dxa"/>
            <w:tcPrChange w:id="121" w:author="Pedro Porfirio" w:date="2026-05-18T21:50:00Z" w16du:dateUtc="2026-05-18T20:50:00Z">
              <w:tcPr>
                <w:tcW w:w="2477" w:type="dxa"/>
              </w:tcPr>
            </w:tcPrChange>
          </w:tcPr>
          <w:p w14:paraId="141CB67D" w14:textId="77777777" w:rsidR="00711530" w:rsidRPr="00666B2D" w:rsidRDefault="00711530" w:rsidP="00666B2D">
            <w:pPr>
              <w:spacing w:after="160" w:line="320" w:lineRule="auto"/>
              <w:jc w:val="both"/>
              <w:rPr>
                <w:ins w:id="122" w:author="Pedro Porfirio" w:date="2026-05-18T21:48:00Z" w16du:dateUtc="2026-05-18T20:48:00Z"/>
              </w:rPr>
            </w:pPr>
            <w:ins w:id="123" w:author="Pedro Porfirio" w:date="2026-05-18T21:48:00Z" w16du:dateUtc="2026-05-18T20:48:00Z">
              <w:r w:rsidRPr="00666B2D">
                <w:t xml:space="preserve"> East Coast </w:t>
              </w:r>
            </w:ins>
          </w:p>
        </w:tc>
        <w:tc>
          <w:tcPr>
            <w:tcW w:w="5461" w:type="dxa"/>
            <w:tcPrChange w:id="124" w:author="Pedro Porfirio" w:date="2026-05-18T21:50:00Z" w16du:dateUtc="2026-05-18T20:50:00Z">
              <w:tcPr>
                <w:tcW w:w="1803" w:type="dxa"/>
              </w:tcPr>
            </w:tcPrChange>
          </w:tcPr>
          <w:p w14:paraId="2C919B6C" w14:textId="77777777" w:rsidR="00711530" w:rsidRPr="00666B2D" w:rsidRDefault="00711530" w:rsidP="00666B2D">
            <w:pPr>
              <w:spacing w:after="160" w:line="320" w:lineRule="auto"/>
              <w:jc w:val="both"/>
              <w:rPr>
                <w:ins w:id="125" w:author="Pedro Porfirio" w:date="2026-05-18T21:48:00Z" w16du:dateUtc="2026-05-18T20:48:00Z"/>
              </w:rPr>
            </w:pPr>
            <w:ins w:id="126" w:author="Pedro Porfirio" w:date="2026-05-18T21:48:00Z" w16du:dateUtc="2026-05-18T20:48:00Z">
              <w:r w:rsidRPr="00666B2D">
                <w:t xml:space="preserve"> Connecticut, Delaware, District of Columbia, Florida, Georgia, Maine, Maryland, Massachusetts, New Hampshire, New Jersey, New York, North Carolina, Pennsylvania, Rhode Island, South Carolina, Vermont, Virginia, West Virginia </w:t>
              </w:r>
            </w:ins>
          </w:p>
        </w:tc>
      </w:tr>
      <w:tr w:rsidR="00711530" w:rsidRPr="00666B2D" w14:paraId="32C50BF7" w14:textId="77777777" w:rsidTr="00711530">
        <w:trPr>
          <w:ins w:id="127" w:author="Pedro Porfirio" w:date="2026-05-18T21:48:00Z" w16du:dateUtc="2026-05-18T20:48:00Z"/>
          <w:trPrChange w:id="128" w:author="Pedro Porfirio" w:date="2026-05-18T21:50:00Z" w16du:dateUtc="2026-05-18T20:50:00Z">
            <w:trPr>
              <w:gridAfter w:val="0"/>
            </w:trPr>
          </w:trPrChange>
        </w:trPr>
        <w:tc>
          <w:tcPr>
            <w:tcW w:w="1129" w:type="dxa"/>
            <w:tcPrChange w:id="129" w:author="Pedro Porfirio" w:date="2026-05-18T21:50:00Z" w16du:dateUtc="2026-05-18T20:50:00Z">
              <w:tcPr>
                <w:tcW w:w="1129" w:type="dxa"/>
              </w:tcPr>
            </w:tcPrChange>
          </w:tcPr>
          <w:p w14:paraId="6E9ADE9B" w14:textId="77777777" w:rsidR="00711530" w:rsidRPr="00666B2D" w:rsidRDefault="00711530" w:rsidP="00666B2D">
            <w:pPr>
              <w:spacing w:after="160" w:line="320" w:lineRule="auto"/>
              <w:jc w:val="both"/>
              <w:rPr>
                <w:ins w:id="130" w:author="Pedro Porfirio" w:date="2026-05-18T21:48:00Z" w16du:dateUtc="2026-05-18T20:48:00Z"/>
              </w:rPr>
            </w:pPr>
            <w:ins w:id="131" w:author="Pedro Porfirio" w:date="2026-05-18T21:48:00Z" w16du:dateUtc="2026-05-18T20:48:00Z">
              <w:r w:rsidRPr="00666B2D">
                <w:t xml:space="preserve"> PADD 2 </w:t>
              </w:r>
            </w:ins>
          </w:p>
        </w:tc>
        <w:tc>
          <w:tcPr>
            <w:tcW w:w="2477" w:type="dxa"/>
            <w:tcPrChange w:id="132" w:author="Pedro Porfirio" w:date="2026-05-18T21:50:00Z" w16du:dateUtc="2026-05-18T20:50:00Z">
              <w:tcPr>
                <w:tcW w:w="2477" w:type="dxa"/>
              </w:tcPr>
            </w:tcPrChange>
          </w:tcPr>
          <w:p w14:paraId="465ACB02" w14:textId="77777777" w:rsidR="00711530" w:rsidRPr="00666B2D" w:rsidRDefault="00711530" w:rsidP="00666B2D">
            <w:pPr>
              <w:spacing w:after="160" w:line="320" w:lineRule="auto"/>
              <w:jc w:val="both"/>
              <w:rPr>
                <w:ins w:id="133" w:author="Pedro Porfirio" w:date="2026-05-18T21:48:00Z" w16du:dateUtc="2026-05-18T20:48:00Z"/>
              </w:rPr>
            </w:pPr>
            <w:ins w:id="134" w:author="Pedro Porfirio" w:date="2026-05-18T21:48:00Z" w16du:dateUtc="2026-05-18T20:48:00Z">
              <w:r w:rsidRPr="00666B2D">
                <w:t xml:space="preserve"> Midwest </w:t>
              </w:r>
            </w:ins>
          </w:p>
        </w:tc>
        <w:tc>
          <w:tcPr>
            <w:tcW w:w="5461" w:type="dxa"/>
            <w:tcPrChange w:id="135" w:author="Pedro Porfirio" w:date="2026-05-18T21:50:00Z" w16du:dateUtc="2026-05-18T20:50:00Z">
              <w:tcPr>
                <w:tcW w:w="1803" w:type="dxa"/>
              </w:tcPr>
            </w:tcPrChange>
          </w:tcPr>
          <w:p w14:paraId="242AD861" w14:textId="77777777" w:rsidR="00711530" w:rsidRPr="00666B2D" w:rsidRDefault="00711530" w:rsidP="00666B2D">
            <w:pPr>
              <w:spacing w:after="160" w:line="320" w:lineRule="auto"/>
              <w:jc w:val="both"/>
              <w:rPr>
                <w:ins w:id="136" w:author="Pedro Porfirio" w:date="2026-05-18T21:48:00Z" w16du:dateUtc="2026-05-18T20:48:00Z"/>
              </w:rPr>
            </w:pPr>
            <w:ins w:id="137" w:author="Pedro Porfirio" w:date="2026-05-18T21:48:00Z" w16du:dateUtc="2026-05-18T20:48:00Z">
              <w:r w:rsidRPr="00666B2D">
                <w:t xml:space="preserve"> Illinois, Indiana, Iowa, Kansas, Kentucky, Michigan, Minnesota, Missouri, Nebraska, North Dakota, Ohio, Oklahoma, South Dakota, Tennessee, Wisconsin </w:t>
              </w:r>
            </w:ins>
          </w:p>
        </w:tc>
      </w:tr>
      <w:tr w:rsidR="00711530" w:rsidRPr="00666B2D" w14:paraId="59D233D9" w14:textId="77777777" w:rsidTr="00711530">
        <w:trPr>
          <w:ins w:id="138" w:author="Pedro Porfirio" w:date="2026-05-18T21:48:00Z" w16du:dateUtc="2026-05-18T20:48:00Z"/>
          <w:trPrChange w:id="139" w:author="Pedro Porfirio" w:date="2026-05-18T21:50:00Z" w16du:dateUtc="2026-05-18T20:50:00Z">
            <w:trPr>
              <w:gridAfter w:val="0"/>
            </w:trPr>
          </w:trPrChange>
        </w:trPr>
        <w:tc>
          <w:tcPr>
            <w:tcW w:w="1129" w:type="dxa"/>
            <w:tcPrChange w:id="140" w:author="Pedro Porfirio" w:date="2026-05-18T21:50:00Z" w16du:dateUtc="2026-05-18T20:50:00Z">
              <w:tcPr>
                <w:tcW w:w="1129" w:type="dxa"/>
              </w:tcPr>
            </w:tcPrChange>
          </w:tcPr>
          <w:p w14:paraId="6DC30022" w14:textId="77777777" w:rsidR="00711530" w:rsidRPr="00666B2D" w:rsidRDefault="00711530" w:rsidP="00666B2D">
            <w:pPr>
              <w:spacing w:after="160" w:line="320" w:lineRule="auto"/>
              <w:jc w:val="both"/>
              <w:rPr>
                <w:ins w:id="141" w:author="Pedro Porfirio" w:date="2026-05-18T21:48:00Z" w16du:dateUtc="2026-05-18T20:48:00Z"/>
              </w:rPr>
            </w:pPr>
            <w:ins w:id="142" w:author="Pedro Porfirio" w:date="2026-05-18T21:48:00Z" w16du:dateUtc="2026-05-18T20:48:00Z">
              <w:r w:rsidRPr="00666B2D">
                <w:t xml:space="preserve"> PADD 3 </w:t>
              </w:r>
            </w:ins>
          </w:p>
        </w:tc>
        <w:tc>
          <w:tcPr>
            <w:tcW w:w="2477" w:type="dxa"/>
            <w:tcPrChange w:id="143" w:author="Pedro Porfirio" w:date="2026-05-18T21:50:00Z" w16du:dateUtc="2026-05-18T20:50:00Z">
              <w:tcPr>
                <w:tcW w:w="2477" w:type="dxa"/>
              </w:tcPr>
            </w:tcPrChange>
          </w:tcPr>
          <w:p w14:paraId="6CE8F8B5" w14:textId="77777777" w:rsidR="00711530" w:rsidRPr="00666B2D" w:rsidRDefault="00711530" w:rsidP="00666B2D">
            <w:pPr>
              <w:spacing w:after="160" w:line="320" w:lineRule="auto"/>
              <w:jc w:val="both"/>
              <w:rPr>
                <w:ins w:id="144" w:author="Pedro Porfirio" w:date="2026-05-18T21:48:00Z" w16du:dateUtc="2026-05-18T20:48:00Z"/>
              </w:rPr>
            </w:pPr>
            <w:ins w:id="145" w:author="Pedro Porfirio" w:date="2026-05-18T21:48:00Z" w16du:dateUtc="2026-05-18T20:48:00Z">
              <w:r w:rsidRPr="00666B2D">
                <w:t xml:space="preserve"> Gulf Coast </w:t>
              </w:r>
            </w:ins>
          </w:p>
        </w:tc>
        <w:tc>
          <w:tcPr>
            <w:tcW w:w="5461" w:type="dxa"/>
            <w:tcPrChange w:id="146" w:author="Pedro Porfirio" w:date="2026-05-18T21:50:00Z" w16du:dateUtc="2026-05-18T20:50:00Z">
              <w:tcPr>
                <w:tcW w:w="1803" w:type="dxa"/>
              </w:tcPr>
            </w:tcPrChange>
          </w:tcPr>
          <w:p w14:paraId="409A285F" w14:textId="77777777" w:rsidR="00711530" w:rsidRPr="00666B2D" w:rsidRDefault="00711530" w:rsidP="00666B2D">
            <w:pPr>
              <w:spacing w:after="160" w:line="320" w:lineRule="auto"/>
              <w:jc w:val="both"/>
              <w:rPr>
                <w:ins w:id="147" w:author="Pedro Porfirio" w:date="2026-05-18T21:48:00Z" w16du:dateUtc="2026-05-18T20:48:00Z"/>
              </w:rPr>
            </w:pPr>
            <w:ins w:id="148" w:author="Pedro Porfirio" w:date="2026-05-18T21:48:00Z" w16du:dateUtc="2026-05-18T20:48:00Z">
              <w:r w:rsidRPr="00666B2D">
                <w:t xml:space="preserve"> Alabama, Arkansas, Louisiana, Mississippi, New Mexico, Texas </w:t>
              </w:r>
            </w:ins>
          </w:p>
        </w:tc>
      </w:tr>
      <w:tr w:rsidR="00711530" w:rsidRPr="00711530" w14:paraId="52AC3497" w14:textId="77777777" w:rsidTr="00711530">
        <w:trPr>
          <w:ins w:id="149" w:author="Pedro Porfirio" w:date="2026-05-18T21:48:00Z" w16du:dateUtc="2026-05-18T20:48:00Z"/>
          <w:trPrChange w:id="150" w:author="Pedro Porfirio" w:date="2026-05-18T21:50:00Z" w16du:dateUtc="2026-05-18T20:50:00Z">
            <w:trPr>
              <w:gridAfter w:val="0"/>
            </w:trPr>
          </w:trPrChange>
        </w:trPr>
        <w:tc>
          <w:tcPr>
            <w:tcW w:w="1129" w:type="dxa"/>
            <w:tcPrChange w:id="151" w:author="Pedro Porfirio" w:date="2026-05-18T21:50:00Z" w16du:dateUtc="2026-05-18T20:50:00Z">
              <w:tcPr>
                <w:tcW w:w="1129" w:type="dxa"/>
              </w:tcPr>
            </w:tcPrChange>
          </w:tcPr>
          <w:p w14:paraId="7C82A3E8" w14:textId="77777777" w:rsidR="00711530" w:rsidRPr="00666B2D" w:rsidRDefault="00711530" w:rsidP="00666B2D">
            <w:pPr>
              <w:spacing w:after="160" w:line="320" w:lineRule="auto"/>
              <w:jc w:val="both"/>
              <w:rPr>
                <w:ins w:id="152" w:author="Pedro Porfirio" w:date="2026-05-18T21:48:00Z" w16du:dateUtc="2026-05-18T20:48:00Z"/>
              </w:rPr>
            </w:pPr>
            <w:ins w:id="153" w:author="Pedro Porfirio" w:date="2026-05-18T21:48:00Z" w16du:dateUtc="2026-05-18T20:48:00Z">
              <w:r w:rsidRPr="00666B2D">
                <w:t xml:space="preserve"> PADD 4 </w:t>
              </w:r>
            </w:ins>
          </w:p>
        </w:tc>
        <w:tc>
          <w:tcPr>
            <w:tcW w:w="2477" w:type="dxa"/>
            <w:tcPrChange w:id="154" w:author="Pedro Porfirio" w:date="2026-05-18T21:50:00Z" w16du:dateUtc="2026-05-18T20:50:00Z">
              <w:tcPr>
                <w:tcW w:w="2477" w:type="dxa"/>
              </w:tcPr>
            </w:tcPrChange>
          </w:tcPr>
          <w:p w14:paraId="3AD6FD95" w14:textId="77777777" w:rsidR="00711530" w:rsidRPr="00666B2D" w:rsidRDefault="00711530" w:rsidP="00666B2D">
            <w:pPr>
              <w:spacing w:after="160" w:line="320" w:lineRule="auto"/>
              <w:jc w:val="both"/>
              <w:rPr>
                <w:ins w:id="155" w:author="Pedro Porfirio" w:date="2026-05-18T21:48:00Z" w16du:dateUtc="2026-05-18T20:48:00Z"/>
              </w:rPr>
            </w:pPr>
            <w:ins w:id="156" w:author="Pedro Porfirio" w:date="2026-05-18T21:48:00Z" w16du:dateUtc="2026-05-18T20:48:00Z">
              <w:r w:rsidRPr="00666B2D">
                <w:t xml:space="preserve"> Rocky Mountain </w:t>
              </w:r>
            </w:ins>
          </w:p>
        </w:tc>
        <w:tc>
          <w:tcPr>
            <w:tcW w:w="5461" w:type="dxa"/>
            <w:tcPrChange w:id="157" w:author="Pedro Porfirio" w:date="2026-05-18T21:50:00Z" w16du:dateUtc="2026-05-18T20:50:00Z">
              <w:tcPr>
                <w:tcW w:w="1803" w:type="dxa"/>
              </w:tcPr>
            </w:tcPrChange>
          </w:tcPr>
          <w:p w14:paraId="64CB122C" w14:textId="77777777" w:rsidR="00711530" w:rsidRPr="00E23E83" w:rsidRDefault="00711530" w:rsidP="00666B2D">
            <w:pPr>
              <w:spacing w:after="160" w:line="320" w:lineRule="auto"/>
              <w:jc w:val="both"/>
              <w:rPr>
                <w:ins w:id="158" w:author="Pedro Porfirio" w:date="2026-05-18T21:48:00Z" w16du:dateUtc="2026-05-18T20:48:00Z"/>
                <w:lang w:val="pt-BR"/>
                <w:rPrChange w:id="159" w:author="Pedro Porfirio" w:date="2026-05-18T21:48:00Z" w16du:dateUtc="2026-05-18T20:48:00Z">
                  <w:rPr>
                    <w:ins w:id="160" w:author="Pedro Porfirio" w:date="2026-05-18T21:48:00Z" w16du:dateUtc="2026-05-18T20:48:00Z"/>
                  </w:rPr>
                </w:rPrChange>
              </w:rPr>
            </w:pPr>
            <w:ins w:id="161" w:author="Pedro Porfirio" w:date="2026-05-18T21:48:00Z" w16du:dateUtc="2026-05-18T20:48:00Z">
              <w:r w:rsidRPr="00E23E83">
                <w:rPr>
                  <w:lang w:val="pt-BR"/>
                  <w:rPrChange w:id="162" w:author="Pedro Porfirio" w:date="2026-05-18T21:48:00Z" w16du:dateUtc="2026-05-18T20:48:00Z">
                    <w:rPr/>
                  </w:rPrChange>
                </w:rPr>
                <w:t xml:space="preserve"> Colorado, Idaho, Montana, Utah, Wyoming </w:t>
              </w:r>
            </w:ins>
          </w:p>
        </w:tc>
      </w:tr>
      <w:tr w:rsidR="00711530" w:rsidRPr="00666B2D" w14:paraId="1A240356" w14:textId="77777777" w:rsidTr="00711530">
        <w:trPr>
          <w:ins w:id="163" w:author="Pedro Porfirio" w:date="2026-05-18T21:48:00Z" w16du:dateUtc="2026-05-18T20:48:00Z"/>
          <w:trPrChange w:id="164" w:author="Pedro Porfirio" w:date="2026-05-18T21:50:00Z" w16du:dateUtc="2026-05-18T20:50:00Z">
            <w:trPr>
              <w:gridAfter w:val="0"/>
            </w:trPr>
          </w:trPrChange>
        </w:trPr>
        <w:tc>
          <w:tcPr>
            <w:tcW w:w="1129" w:type="dxa"/>
            <w:tcPrChange w:id="165" w:author="Pedro Porfirio" w:date="2026-05-18T21:50:00Z" w16du:dateUtc="2026-05-18T20:50:00Z">
              <w:tcPr>
                <w:tcW w:w="1129" w:type="dxa"/>
              </w:tcPr>
            </w:tcPrChange>
          </w:tcPr>
          <w:p w14:paraId="1329FF8E" w14:textId="77777777" w:rsidR="00711530" w:rsidRPr="00666B2D" w:rsidRDefault="00711530" w:rsidP="00666B2D">
            <w:pPr>
              <w:spacing w:after="160" w:line="320" w:lineRule="auto"/>
              <w:jc w:val="both"/>
              <w:rPr>
                <w:ins w:id="166" w:author="Pedro Porfirio" w:date="2026-05-18T21:48:00Z" w16du:dateUtc="2026-05-18T20:48:00Z"/>
              </w:rPr>
            </w:pPr>
            <w:ins w:id="167" w:author="Pedro Porfirio" w:date="2026-05-18T21:48:00Z" w16du:dateUtc="2026-05-18T20:48:00Z">
              <w:r w:rsidRPr="00E23E83">
                <w:rPr>
                  <w:lang w:val="pt-BR"/>
                  <w:rPrChange w:id="168" w:author="Pedro Porfirio" w:date="2026-05-18T21:48:00Z" w16du:dateUtc="2026-05-18T20:48:00Z">
                    <w:rPr/>
                  </w:rPrChange>
                </w:rPr>
                <w:t xml:space="preserve"> </w:t>
              </w:r>
              <w:r w:rsidRPr="00666B2D">
                <w:t xml:space="preserve">PADD 5 </w:t>
              </w:r>
            </w:ins>
          </w:p>
        </w:tc>
        <w:tc>
          <w:tcPr>
            <w:tcW w:w="2477" w:type="dxa"/>
            <w:tcPrChange w:id="169" w:author="Pedro Porfirio" w:date="2026-05-18T21:50:00Z" w16du:dateUtc="2026-05-18T20:50:00Z">
              <w:tcPr>
                <w:tcW w:w="2477" w:type="dxa"/>
              </w:tcPr>
            </w:tcPrChange>
          </w:tcPr>
          <w:p w14:paraId="4D3D9E96" w14:textId="77777777" w:rsidR="00711530" w:rsidRPr="00666B2D" w:rsidRDefault="00711530" w:rsidP="00666B2D">
            <w:pPr>
              <w:spacing w:after="160" w:line="320" w:lineRule="auto"/>
              <w:jc w:val="both"/>
              <w:rPr>
                <w:ins w:id="170" w:author="Pedro Porfirio" w:date="2026-05-18T21:48:00Z" w16du:dateUtc="2026-05-18T20:48:00Z"/>
              </w:rPr>
            </w:pPr>
            <w:ins w:id="171" w:author="Pedro Porfirio" w:date="2026-05-18T21:48:00Z" w16du:dateUtc="2026-05-18T20:48:00Z">
              <w:r w:rsidRPr="00666B2D">
                <w:t xml:space="preserve"> West Coast </w:t>
              </w:r>
            </w:ins>
          </w:p>
        </w:tc>
        <w:tc>
          <w:tcPr>
            <w:tcW w:w="5461" w:type="dxa"/>
            <w:tcPrChange w:id="172" w:author="Pedro Porfirio" w:date="2026-05-18T21:50:00Z" w16du:dateUtc="2026-05-18T20:50:00Z">
              <w:tcPr>
                <w:tcW w:w="1803" w:type="dxa"/>
              </w:tcPr>
            </w:tcPrChange>
          </w:tcPr>
          <w:p w14:paraId="4FF9BC94" w14:textId="77777777" w:rsidR="00711530" w:rsidRPr="00666B2D" w:rsidRDefault="00711530" w:rsidP="00666B2D">
            <w:pPr>
              <w:spacing w:after="160" w:line="320" w:lineRule="auto"/>
              <w:jc w:val="both"/>
              <w:rPr>
                <w:ins w:id="173" w:author="Pedro Porfirio" w:date="2026-05-18T21:48:00Z" w16du:dateUtc="2026-05-18T20:48:00Z"/>
              </w:rPr>
            </w:pPr>
            <w:ins w:id="174" w:author="Pedro Porfirio" w:date="2026-05-18T21:48:00Z" w16du:dateUtc="2026-05-18T20:48:00Z">
              <w:r w:rsidRPr="00666B2D">
                <w:t xml:space="preserve"> Alaska, Arizona, California, Hawaii, Nevada, Oregon, Washington </w:t>
              </w:r>
            </w:ins>
          </w:p>
        </w:tc>
      </w:tr>
    </w:tbl>
    <w:p w14:paraId="2916A2ED" w14:textId="77777777" w:rsidR="00711530" w:rsidRDefault="00711530">
      <w:pPr>
        <w:spacing w:after="160" w:line="319" w:lineRule="auto"/>
        <w:jc w:val="both"/>
        <w:rPr>
          <w:ins w:id="175" w:author="Pedro Porfirio" w:date="2026-05-18T21:50:00Z" w16du:dateUtc="2026-05-18T20:50:00Z"/>
        </w:rPr>
      </w:pPr>
    </w:p>
    <w:p w14:paraId="325F7A09" w14:textId="1786CA96"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w:t>
      </w:r>
      <w:r>
        <w:lastRenderedPageBreak/>
        <w:t>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commentRangeStart w:id="176"/>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commentRangeEnd w:id="176"/>
      <w:r w:rsidR="000A2FA9">
        <w:rPr>
          <w:rStyle w:val="CommentReference"/>
          <w:kern w:val="2"/>
          <w:sz w:val="22"/>
          <w:szCs w:val="22"/>
          <w14:ligatures w14:val="standardContextual"/>
        </w:rPr>
        <w:commentReference w:id="176"/>
      </w:r>
    </w:p>
    <w:p w14:paraId="270E9FC6" w14:textId="6CCC35A8" w:rsidR="00C8125A" w:rsidRDefault="006E3777">
      <w:pPr>
        <w:spacing w:after="160" w:line="319" w:lineRule="auto"/>
        <w:jc w:val="both"/>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71334D0A" w14:textId="77777777" w:rsidR="00C8125A" w:rsidRDefault="00C8125A">
      <w:r>
        <w:br w:type="page"/>
      </w:r>
    </w:p>
    <w:p w14:paraId="5740D22F" w14:textId="77777777" w:rsidR="006E3777" w:rsidRDefault="006E3777">
      <w:pPr>
        <w:spacing w:after="160" w:line="319" w:lineRule="auto"/>
        <w:jc w:val="both"/>
        <w:rPr>
          <w:kern w:val="2"/>
          <w14:ligatures w14:val="standardContextual"/>
        </w:rPr>
      </w:pPr>
    </w:p>
    <w:tbl>
      <w:tblPr>
        <w:tblStyle w:val="ListTable3"/>
        <w:tblW w:w="9067" w:type="dxa"/>
        <w:tblLook w:val="04A0" w:firstRow="1" w:lastRow="0" w:firstColumn="1" w:lastColumn="0" w:noHBand="0" w:noVBand="1"/>
      </w:tblPr>
      <w:tblGrid>
        <w:gridCol w:w="1555"/>
        <w:gridCol w:w="1984"/>
        <w:gridCol w:w="992"/>
        <w:gridCol w:w="2552"/>
        <w:gridCol w:w="1984"/>
      </w:tblGrid>
      <w:tr w:rsidR="006801A3" w:rsidRPr="00B428FD" w14:paraId="0B3431FA" w14:textId="4A12A333" w:rsidTr="00C812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27A1719D" w14:textId="5B582C38" w:rsidR="006801A3" w:rsidRPr="00C8125A" w:rsidRDefault="006801A3" w:rsidP="00C8125A">
            <w:pPr>
              <w:spacing w:after="160" w:line="319" w:lineRule="auto"/>
              <w:jc w:val="center"/>
              <w:rPr>
                <w:sz w:val="16"/>
                <w:szCs w:val="16"/>
              </w:rPr>
            </w:pPr>
            <w:r w:rsidRPr="00C8125A">
              <w:rPr>
                <w:sz w:val="16"/>
                <w:szCs w:val="16"/>
              </w:rPr>
              <w:t>Producing Basin</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9050A6" w14:textId="6DB74383" w:rsidR="006801A3" w:rsidRPr="00C8125A" w:rsidRDefault="00C8125A"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Typical Grade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72EE7B" w14:textId="12F76CF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API (°)</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3E064" w14:textId="6E95185F" w:rsidR="006801A3" w:rsidRPr="00C8125A" w:rsidRDefault="006801A3"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Sulphur</w:t>
            </w:r>
          </w:p>
        </w:tc>
        <w:tc>
          <w:tcPr>
            <w:tcW w:w="1984" w:type="dxa"/>
            <w:tcBorders>
              <w:top w:val="single" w:sz="4" w:space="0" w:color="000000" w:themeColor="text1"/>
              <w:left w:val="single" w:sz="4" w:space="0" w:color="000000" w:themeColor="text1"/>
              <w:bottom w:val="single" w:sz="4" w:space="0" w:color="000000" w:themeColor="text1"/>
            </w:tcBorders>
          </w:tcPr>
          <w:p w14:paraId="480BABDA" w14:textId="3829E6EA" w:rsidR="006801A3" w:rsidRPr="00C8125A" w:rsidRDefault="00236115" w:rsidP="00C8125A">
            <w:pPr>
              <w:spacing w:after="160" w:line="319"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C8125A">
              <w:rPr>
                <w:sz w:val="16"/>
                <w:szCs w:val="16"/>
              </w:rPr>
              <w:t>Notes</w:t>
            </w:r>
          </w:p>
        </w:tc>
      </w:tr>
      <w:tr w:rsidR="006801A3" w:rsidRPr="00B428FD" w14:paraId="5D786E4F" w14:textId="25B76CB0"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059C1BB3" w14:textId="1534B169" w:rsidR="006801A3" w:rsidRPr="00C8125A" w:rsidRDefault="006801A3" w:rsidP="00C8125A">
            <w:pPr>
              <w:spacing w:after="160" w:line="319" w:lineRule="auto"/>
              <w:jc w:val="center"/>
              <w:rPr>
                <w:sz w:val="16"/>
                <w:szCs w:val="16"/>
              </w:rPr>
            </w:pPr>
            <w:r w:rsidRPr="00C8125A">
              <w:rPr>
                <w:sz w:val="16"/>
                <w:szCs w:val="16"/>
              </w:rPr>
              <w:t>Permian (TX/NM)</w:t>
            </w:r>
          </w:p>
        </w:tc>
        <w:tc>
          <w:tcPr>
            <w:tcW w:w="1984" w:type="dxa"/>
            <w:tcBorders>
              <w:left w:val="single" w:sz="4" w:space="0" w:color="000000" w:themeColor="text1"/>
              <w:right w:val="single" w:sz="4" w:space="0" w:color="000000" w:themeColor="text1"/>
            </w:tcBorders>
          </w:tcPr>
          <w:p w14:paraId="50DF5534" w14:textId="481EBB85"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WTI / WTI Midland</w:t>
            </w:r>
          </w:p>
        </w:tc>
        <w:tc>
          <w:tcPr>
            <w:tcW w:w="992" w:type="dxa"/>
            <w:tcBorders>
              <w:left w:val="single" w:sz="4" w:space="0" w:color="000000" w:themeColor="text1"/>
              <w:right w:val="single" w:sz="4" w:space="0" w:color="000000" w:themeColor="text1"/>
            </w:tcBorders>
          </w:tcPr>
          <w:p w14:paraId="22D4880E" w14:textId="2AF7B2E4"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38–42</w:t>
            </w:r>
          </w:p>
        </w:tc>
        <w:tc>
          <w:tcPr>
            <w:tcW w:w="2552" w:type="dxa"/>
            <w:tcBorders>
              <w:left w:val="single" w:sz="4" w:space="0" w:color="000000" w:themeColor="text1"/>
              <w:right w:val="single" w:sz="4" w:space="0" w:color="000000" w:themeColor="text1"/>
            </w:tcBorders>
          </w:tcPr>
          <w:p w14:paraId="4E744499" w14:textId="5D86F58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Sweet (~0.4%)</w:t>
            </w:r>
          </w:p>
        </w:tc>
        <w:tc>
          <w:tcPr>
            <w:tcW w:w="1984" w:type="dxa"/>
            <w:tcBorders>
              <w:left w:val="single" w:sz="4" w:space="0" w:color="000000" w:themeColor="text1"/>
            </w:tcBorders>
          </w:tcPr>
          <w:p w14:paraId="08D17196" w14:textId="654811D0"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Largest US producer; benchmark grade</w:t>
            </w:r>
          </w:p>
        </w:tc>
      </w:tr>
      <w:tr w:rsidR="006801A3" w:rsidRPr="00B428FD" w14:paraId="67375DB6" w14:textId="0D8F2BC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4B6BC9E8" w14:textId="15EC0773" w:rsidR="006801A3" w:rsidRPr="00C8125A" w:rsidRDefault="006801A3" w:rsidP="00C8125A">
            <w:pPr>
              <w:spacing w:after="160" w:line="319" w:lineRule="auto"/>
              <w:jc w:val="center"/>
              <w:rPr>
                <w:sz w:val="16"/>
                <w:szCs w:val="16"/>
              </w:rPr>
            </w:pPr>
            <w:r w:rsidRPr="00C8125A">
              <w:rPr>
                <w:sz w:val="16"/>
                <w:szCs w:val="16"/>
              </w:rPr>
              <w:t>Bakken (ND/MT)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DB482" w14:textId="1903893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Bakken Light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28FEE" w14:textId="2135AC96"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~42</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0879DA" w14:textId="39FD7BC7"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Sweet (~0.2%)</w:t>
            </w:r>
          </w:p>
        </w:tc>
        <w:tc>
          <w:tcPr>
            <w:tcW w:w="1984" w:type="dxa"/>
            <w:tcBorders>
              <w:top w:val="single" w:sz="4" w:space="0" w:color="000000" w:themeColor="text1"/>
              <w:left w:val="single" w:sz="4" w:space="0" w:color="000000" w:themeColor="text1"/>
              <w:bottom w:val="single" w:sz="4" w:space="0" w:color="000000" w:themeColor="text1"/>
            </w:tcBorders>
          </w:tcPr>
          <w:p w14:paraId="488F4DAE" w14:textId="5A05746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Light tight oil</w:t>
            </w:r>
          </w:p>
        </w:tc>
      </w:tr>
      <w:tr w:rsidR="006801A3" w:rsidRPr="00B428FD" w14:paraId="09F3864B" w14:textId="078E6CFD"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DEAC61" w14:textId="4175E76F" w:rsidR="006801A3" w:rsidRPr="00C8125A" w:rsidRDefault="006801A3" w:rsidP="00C8125A">
            <w:pPr>
              <w:spacing w:after="160" w:line="319" w:lineRule="auto"/>
              <w:jc w:val="center"/>
              <w:rPr>
                <w:sz w:val="16"/>
                <w:szCs w:val="16"/>
              </w:rPr>
            </w:pPr>
            <w:r w:rsidRPr="00C8125A">
              <w:rPr>
                <w:sz w:val="16"/>
                <w:szCs w:val="16"/>
              </w:rPr>
              <w:t>Eagle Ford (TX)</w:t>
            </w:r>
          </w:p>
        </w:tc>
        <w:tc>
          <w:tcPr>
            <w:tcW w:w="1984" w:type="dxa"/>
            <w:tcBorders>
              <w:left w:val="single" w:sz="4" w:space="0" w:color="000000" w:themeColor="text1"/>
              <w:right w:val="single" w:sz="4" w:space="0" w:color="000000" w:themeColor="text1"/>
            </w:tcBorders>
          </w:tcPr>
          <w:p w14:paraId="4687C141" w14:textId="761C2C7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Change w:id="177" w:author="Pedro Porfirio" w:date="2026-05-18T22:02:00Z" w16du:dateUtc="2026-05-18T21:02:00Z">
                <w:pPr>
                  <w:spacing w:after="160" w:line="319" w:lineRule="auto"/>
                  <w:jc w:val="both"/>
                  <w:cnfStyle w:val="000000100000" w:firstRow="0" w:lastRow="0" w:firstColumn="0" w:lastColumn="0" w:oddVBand="0" w:evenVBand="0" w:oddHBand="1" w:evenHBand="0" w:firstRowFirstColumn="0" w:firstRowLastColumn="0" w:lastRowFirstColumn="0" w:lastRowLastColumn="0"/>
                </w:pPr>
              </w:pPrChange>
            </w:pPr>
            <w:r w:rsidRPr="00C8125A">
              <w:rPr>
                <w:sz w:val="16"/>
                <w:szCs w:val="16"/>
              </w:rPr>
              <w:t>Eagle Ford Light + condensate</w:t>
            </w:r>
          </w:p>
        </w:tc>
        <w:tc>
          <w:tcPr>
            <w:tcW w:w="992" w:type="dxa"/>
            <w:tcBorders>
              <w:left w:val="single" w:sz="4" w:space="0" w:color="000000" w:themeColor="text1"/>
              <w:right w:val="single" w:sz="4" w:space="0" w:color="000000" w:themeColor="text1"/>
            </w:tcBorders>
          </w:tcPr>
          <w:p w14:paraId="610DC768" w14:textId="217C2ED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40–65</w:t>
            </w:r>
          </w:p>
        </w:tc>
        <w:tc>
          <w:tcPr>
            <w:tcW w:w="2552" w:type="dxa"/>
            <w:tcBorders>
              <w:left w:val="single" w:sz="4" w:space="0" w:color="000000" w:themeColor="text1"/>
              <w:right w:val="single" w:sz="4" w:space="0" w:color="000000" w:themeColor="text1"/>
            </w:tcBorders>
          </w:tcPr>
          <w:p w14:paraId="68A7D717" w14:textId="7666D6C1"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Sweet</w:t>
            </w:r>
          </w:p>
        </w:tc>
        <w:tc>
          <w:tcPr>
            <w:tcW w:w="1984" w:type="dxa"/>
            <w:tcBorders>
              <w:left w:val="single" w:sz="4" w:space="0" w:color="000000" w:themeColor="text1"/>
            </w:tcBorders>
          </w:tcPr>
          <w:p w14:paraId="7DF7E8AB" w14:textId="75933C8E"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Light to very light / condensate</w:t>
            </w:r>
          </w:p>
        </w:tc>
      </w:tr>
      <w:tr w:rsidR="006801A3" w:rsidRPr="00B428FD" w14:paraId="5FAF9284" w14:textId="1924E1A8"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2C40161" w14:textId="3E1502D0" w:rsidR="006801A3" w:rsidRPr="00C8125A" w:rsidRDefault="006801A3" w:rsidP="00C8125A">
            <w:pPr>
              <w:spacing w:after="160" w:line="319" w:lineRule="auto"/>
              <w:jc w:val="center"/>
              <w:rPr>
                <w:sz w:val="16"/>
                <w:szCs w:val="16"/>
              </w:rPr>
            </w:pPr>
            <w:r w:rsidRPr="00C8125A">
              <w:rPr>
                <w:sz w:val="16"/>
                <w:szCs w:val="16"/>
              </w:rPr>
              <w:t>Gulf of America</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9020" w14:textId="40E20ED3"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Mars, Poseidon, Thunder Horse blends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26E3B6" w14:textId="5B5D6FC8"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28–33</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A7D8D" w14:textId="5E9C1A2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Medium-sour</w:t>
            </w:r>
          </w:p>
        </w:tc>
        <w:tc>
          <w:tcPr>
            <w:tcW w:w="1984" w:type="dxa"/>
            <w:tcBorders>
              <w:top w:val="single" w:sz="4" w:space="0" w:color="000000" w:themeColor="text1"/>
              <w:left w:val="single" w:sz="4" w:space="0" w:color="000000" w:themeColor="text1"/>
              <w:bottom w:val="single" w:sz="4" w:space="0" w:color="000000" w:themeColor="text1"/>
            </w:tcBorders>
          </w:tcPr>
          <w:p w14:paraId="36F1A2C1" w14:textId="4CE58560"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Offshore deepwater</w:t>
            </w:r>
          </w:p>
        </w:tc>
      </w:tr>
      <w:tr w:rsidR="006801A3" w:rsidRPr="00B428FD" w14:paraId="3D3B996E" w14:textId="6AD11B69"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4CFC73F" w14:textId="7D88993C" w:rsidR="006801A3" w:rsidRPr="00C8125A" w:rsidRDefault="006801A3" w:rsidP="00C8125A">
            <w:pPr>
              <w:spacing w:after="160" w:line="319" w:lineRule="auto"/>
              <w:jc w:val="center"/>
              <w:rPr>
                <w:sz w:val="16"/>
                <w:szCs w:val="16"/>
              </w:rPr>
            </w:pPr>
            <w:r w:rsidRPr="00C8125A">
              <w:rPr>
                <w:sz w:val="16"/>
                <w:szCs w:val="16"/>
              </w:rPr>
              <w:t>Alaska North Slope</w:t>
            </w:r>
          </w:p>
        </w:tc>
        <w:tc>
          <w:tcPr>
            <w:tcW w:w="1984" w:type="dxa"/>
            <w:tcBorders>
              <w:left w:val="single" w:sz="4" w:space="0" w:color="000000" w:themeColor="text1"/>
              <w:right w:val="single" w:sz="4" w:space="0" w:color="000000" w:themeColor="text1"/>
            </w:tcBorders>
          </w:tcPr>
          <w:p w14:paraId="221B9042" w14:textId="44BFA68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ANS</w:t>
            </w:r>
          </w:p>
        </w:tc>
        <w:tc>
          <w:tcPr>
            <w:tcW w:w="992" w:type="dxa"/>
            <w:tcBorders>
              <w:left w:val="single" w:sz="4" w:space="0" w:color="000000" w:themeColor="text1"/>
              <w:right w:val="single" w:sz="4" w:space="0" w:color="000000" w:themeColor="text1"/>
            </w:tcBorders>
          </w:tcPr>
          <w:p w14:paraId="1679FBB0" w14:textId="173C74C7"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~31</w:t>
            </w:r>
          </w:p>
        </w:tc>
        <w:tc>
          <w:tcPr>
            <w:tcW w:w="2552" w:type="dxa"/>
            <w:tcBorders>
              <w:left w:val="single" w:sz="4" w:space="0" w:color="000000" w:themeColor="text1"/>
              <w:right w:val="single" w:sz="4" w:space="0" w:color="000000" w:themeColor="text1"/>
            </w:tcBorders>
          </w:tcPr>
          <w:p w14:paraId="60B93BE5" w14:textId="3775653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Medium-sour (~0.9%)</w:t>
            </w:r>
          </w:p>
        </w:tc>
        <w:tc>
          <w:tcPr>
            <w:tcW w:w="1984" w:type="dxa"/>
            <w:tcBorders>
              <w:left w:val="single" w:sz="4" w:space="0" w:color="000000" w:themeColor="text1"/>
            </w:tcBorders>
          </w:tcPr>
          <w:p w14:paraId="73157D2F" w14:textId="00978E49"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Pipeline to TAPS / Valdez</w:t>
            </w:r>
          </w:p>
        </w:tc>
      </w:tr>
      <w:tr w:rsidR="006801A3" w:rsidRPr="00B428FD" w14:paraId="0DF10F05" w14:textId="32322B75"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7C5E3512" w14:textId="29F9388B" w:rsidR="006801A3" w:rsidRPr="00C8125A" w:rsidRDefault="006801A3" w:rsidP="00C8125A">
            <w:pPr>
              <w:spacing w:after="160" w:line="319" w:lineRule="auto"/>
              <w:jc w:val="center"/>
              <w:rPr>
                <w:sz w:val="16"/>
                <w:szCs w:val="16"/>
              </w:rPr>
            </w:pPr>
            <w:r w:rsidRPr="00C8125A">
              <w:rPr>
                <w:sz w:val="16"/>
                <w:szCs w:val="16"/>
              </w:rPr>
              <w:t>California (onshore)</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6E6C7" w14:textId="2D1E51B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Various heavy grades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04839" w14:textId="470021E1"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13–25</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F63B5" w14:textId="5A471E3B"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Sour</w:t>
            </w:r>
          </w:p>
        </w:tc>
        <w:tc>
          <w:tcPr>
            <w:tcW w:w="1984" w:type="dxa"/>
            <w:tcBorders>
              <w:top w:val="single" w:sz="4" w:space="0" w:color="000000" w:themeColor="text1"/>
              <w:left w:val="single" w:sz="4" w:space="0" w:color="000000" w:themeColor="text1"/>
              <w:bottom w:val="single" w:sz="4" w:space="0" w:color="000000" w:themeColor="text1"/>
            </w:tcBorders>
          </w:tcPr>
          <w:p w14:paraId="49B9F1C2" w14:textId="0C299FA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Demands cokers / hydrocrackers</w:t>
            </w:r>
          </w:p>
        </w:tc>
      </w:tr>
      <w:tr w:rsidR="006801A3" w:rsidRPr="00B428FD" w14:paraId="2376BEDD" w14:textId="1A80C8FE" w:rsidTr="00C81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right w:val="single" w:sz="4" w:space="0" w:color="000000" w:themeColor="text1"/>
            </w:tcBorders>
          </w:tcPr>
          <w:p w14:paraId="3108FEE8" w14:textId="70F01671" w:rsidR="006801A3" w:rsidRPr="00C8125A" w:rsidRDefault="006801A3" w:rsidP="00C8125A">
            <w:pPr>
              <w:spacing w:after="160" w:line="319" w:lineRule="auto"/>
              <w:jc w:val="center"/>
              <w:rPr>
                <w:sz w:val="16"/>
                <w:szCs w:val="16"/>
              </w:rPr>
            </w:pPr>
            <w:r w:rsidRPr="00C8125A">
              <w:rPr>
                <w:sz w:val="16"/>
                <w:szCs w:val="16"/>
              </w:rPr>
              <w:t>Oklahoma (conv.)</w:t>
            </w:r>
          </w:p>
        </w:tc>
        <w:tc>
          <w:tcPr>
            <w:tcW w:w="1984" w:type="dxa"/>
            <w:tcBorders>
              <w:left w:val="single" w:sz="4" w:space="0" w:color="000000" w:themeColor="text1"/>
              <w:right w:val="single" w:sz="4" w:space="0" w:color="000000" w:themeColor="text1"/>
            </w:tcBorders>
          </w:tcPr>
          <w:p w14:paraId="4127DAC1" w14:textId="3B413E9B"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WTI-like / regional</w:t>
            </w:r>
          </w:p>
        </w:tc>
        <w:tc>
          <w:tcPr>
            <w:tcW w:w="992" w:type="dxa"/>
            <w:tcBorders>
              <w:left w:val="single" w:sz="4" w:space="0" w:color="000000" w:themeColor="text1"/>
              <w:right w:val="single" w:sz="4" w:space="0" w:color="000000" w:themeColor="text1"/>
            </w:tcBorders>
          </w:tcPr>
          <w:p w14:paraId="30FFFB1A" w14:textId="431D2CE2"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~38</w:t>
            </w:r>
          </w:p>
        </w:tc>
        <w:tc>
          <w:tcPr>
            <w:tcW w:w="2552" w:type="dxa"/>
            <w:tcBorders>
              <w:left w:val="single" w:sz="4" w:space="0" w:color="000000" w:themeColor="text1"/>
              <w:right w:val="single" w:sz="4" w:space="0" w:color="000000" w:themeColor="text1"/>
            </w:tcBorders>
          </w:tcPr>
          <w:p w14:paraId="6750D7E1" w14:textId="7C3239A3"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Sweet</w:t>
            </w:r>
          </w:p>
        </w:tc>
        <w:tc>
          <w:tcPr>
            <w:tcW w:w="1984" w:type="dxa"/>
            <w:tcBorders>
              <w:left w:val="single" w:sz="4" w:space="0" w:color="000000" w:themeColor="text1"/>
            </w:tcBorders>
          </w:tcPr>
          <w:p w14:paraId="59AB69BA" w14:textId="5DA102F8" w:rsidR="006801A3" w:rsidRPr="00C8125A" w:rsidRDefault="006801A3" w:rsidP="00C8125A">
            <w:pPr>
              <w:spacing w:after="160" w:line="319"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C8125A">
              <w:rPr>
                <w:sz w:val="16"/>
                <w:szCs w:val="16"/>
              </w:rPr>
              <w:t>Mature conventional</w:t>
            </w:r>
          </w:p>
        </w:tc>
      </w:tr>
      <w:tr w:rsidR="006801A3" w:rsidRPr="00B428FD" w14:paraId="026C8046" w14:textId="509BE71A" w:rsidTr="00C8125A">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000000" w:themeColor="text1"/>
              <w:bottom w:val="single" w:sz="4" w:space="0" w:color="000000" w:themeColor="text1"/>
              <w:right w:val="single" w:sz="4" w:space="0" w:color="000000" w:themeColor="text1"/>
            </w:tcBorders>
          </w:tcPr>
          <w:p w14:paraId="0149342D" w14:textId="25D44445" w:rsidR="006801A3" w:rsidRPr="00C8125A" w:rsidRDefault="006801A3" w:rsidP="00C8125A">
            <w:pPr>
              <w:spacing w:after="160" w:line="319" w:lineRule="auto"/>
              <w:jc w:val="center"/>
              <w:rPr>
                <w:sz w:val="16"/>
                <w:szCs w:val="16"/>
              </w:rPr>
            </w:pPr>
            <w:r w:rsidRPr="00C8125A">
              <w:rPr>
                <w:sz w:val="16"/>
                <w:szCs w:val="16"/>
              </w:rPr>
              <w:t>Wyoming / Rockies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635D04" w14:textId="07ED1D3A"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Mixed (light to heavy)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444E9" w14:textId="094B45E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varies</w:t>
            </w: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47795" w14:textId="78E44EB9"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Mixed</w:t>
            </w:r>
          </w:p>
        </w:tc>
        <w:tc>
          <w:tcPr>
            <w:tcW w:w="1984" w:type="dxa"/>
            <w:tcBorders>
              <w:top w:val="single" w:sz="4" w:space="0" w:color="000000" w:themeColor="text1"/>
              <w:left w:val="single" w:sz="4" w:space="0" w:color="000000" w:themeColor="text1"/>
              <w:bottom w:val="single" w:sz="4" w:space="0" w:color="000000" w:themeColor="text1"/>
            </w:tcBorders>
          </w:tcPr>
          <w:p w14:paraId="07FDB587" w14:textId="3950DFFC" w:rsidR="006801A3" w:rsidRPr="00C8125A" w:rsidRDefault="006801A3" w:rsidP="00C8125A">
            <w:pPr>
              <w:spacing w:after="160" w:line="319"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C8125A">
              <w:rPr>
                <w:sz w:val="16"/>
                <w:szCs w:val="16"/>
              </w:rPr>
              <w:t xml:space="preserve">Rockies aggregator </w:t>
            </w:r>
          </w:p>
        </w:tc>
      </w:tr>
    </w:tbl>
    <w:p w14:paraId="17D50C13" w14:textId="5C1A1D4F" w:rsidR="006E3777" w:rsidRPr="005444C9" w:rsidDel="005444C9" w:rsidRDefault="006E3777">
      <w:pPr>
        <w:spacing w:after="160" w:line="319" w:lineRule="auto"/>
        <w:jc w:val="both"/>
        <w:rPr>
          <w:del w:id="178" w:author="Pedro Porfirio" w:date="2026-05-18T21:53:00Z" w16du:dateUtc="2026-05-18T20:53:00Z"/>
          <w:kern w:val="2"/>
          <w14:ligatures w14:val="standardContextual"/>
        </w:rPr>
      </w:pPr>
      <w:del w:id="179" w:author="Pedro Porfirio" w:date="2026-05-18T21:53:00Z" w16du:dateUtc="2026-05-18T20:53:00Z">
        <w:r w:rsidRPr="005444C9" w:rsidDel="005444C9">
          <w:delText xml:space="preserve"> |</w:delText>
        </w:r>
      </w:del>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observed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lastRenderedPageBreak/>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MarketLink, Keystone XL, Cushing Marketlink),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final destination of those exports is usually reported at country level rather than terminal-destination level. This creates another multi-resolution mismatch: the physical exit point is known at one level, while the destination pattern is known only at a coarser one.</w:t>
      </w:r>
    </w:p>
    <w:p w14:paraId="633CF9FC" w14:textId="77777777" w:rsidR="006E3777" w:rsidRDefault="006E3777">
      <w:pPr>
        <w:spacing w:after="160" w:line="319" w:lineRule="auto"/>
        <w:jc w:val="center"/>
        <w:rPr>
          <w:kern w:val="2"/>
          <w14:ligatures w14:val="standardContextual"/>
        </w:rPr>
      </w:pPr>
      <w:r>
        <w:rPr>
          <w:noProof/>
        </w:rPr>
        <w:drawing>
          <wp:inline distT="0" distB="0" distL="0" distR="0" wp14:anchorId="356AF7E6" wp14:editId="63B500A1">
            <wp:extent cx="5669280" cy="3320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nsport_network.png"/>
                    <pic:cNvPicPr/>
                  </pic:nvPicPr>
                  <pic:blipFill>
                    <a:blip r:embed="rId12"/>
                    <a:stretch>
                      <a:fillRect/>
                    </a:stretch>
                  </pic:blipFill>
                  <pic:spPr>
                    <a:xfrm>
                      <a:off x="0" y="0"/>
                      <a:ext cx="5669280" cy="3320578"/>
                    </a:xfrm>
                    <a:prstGeom prst="rect">
                      <a:avLst/>
                    </a:prstGeom>
                  </pic:spPr>
                </pic:pic>
              </a:graphicData>
            </a:graphic>
          </wp:inline>
        </w:drawing>
      </w:r>
    </w:p>
    <w:p w14:paraId="354F2485" w14:textId="77777777" w:rsidR="006E3777" w:rsidRDefault="006E3777">
      <w:pPr>
        <w:spacing w:after="160" w:line="319" w:lineRule="auto"/>
        <w:jc w:val="center"/>
        <w:rPr>
          <w:kern w:val="2"/>
          <w14:ligatures w14:val="standardContextual"/>
        </w:rPr>
      </w:pPr>
      <w:r>
        <w:rPr>
          <w:i/>
          <w:sz w:val="18"/>
        </w:rPr>
        <w:t xml:space="preserve">Figure 3 — U.S. crude oil transport network as instantiated in the framework. Production basins (green) feed gathering systems (light blue) and origin terminals (light green). Pipelines (grey lines) connect basins, hubs, and </w:t>
      </w:r>
      <w:r>
        <w:rPr>
          <w:i/>
          <w:sz w:val="18"/>
        </w:rPr>
        <w:lastRenderedPageBreak/>
        <w:t>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Taken together, the physical and reporting structure described above leads to a fairly specific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lastRenderedPageBreak/>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(Capline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These requirements are not optional add-ons. They follow directly from the way the system operates and from the way the data is actually published.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11D4216"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w:t>
      </w:r>
      <w:r w:rsidR="00815F0F">
        <w:t>The rule is stated</w:t>
      </w:r>
      <w:r>
        <w:t xml:space="preserve">, then </w:t>
      </w:r>
      <w:ins w:id="180" w:author="Pedro Porfirio" w:date="2026-05-18T22:10:00Z" w16du:dateUtc="2026-05-18T21:10:00Z">
        <w:r w:rsidR="00815F0F">
          <w:t xml:space="preserve">an </w:t>
        </w:r>
      </w:ins>
      <w:r>
        <w:t>expla</w:t>
      </w:r>
      <w:ins w:id="181" w:author="Pedro Porfirio" w:date="2026-05-18T22:10:00Z" w16du:dateUtc="2026-05-18T21:10:00Z">
        <w:r w:rsidR="00815F0F">
          <w:t xml:space="preserve">nation </w:t>
        </w:r>
        <w:r w:rsidR="007A2D12">
          <w:t>of why the decision ws made and some of the alternatives</w:t>
        </w:r>
      </w:ins>
      <w:ins w:id="182" w:author="Pedro Porfirio" w:date="2026-05-18T22:11:00Z" w16du:dateUtc="2026-05-18T21:11:00Z">
        <w:r w:rsidR="007A2D12">
          <w:t xml:space="preserve"> </w:t>
        </w:r>
      </w:ins>
      <w:del w:id="183" w:author="Pedro Porfirio" w:date="2026-05-18T22:10:00Z" w16du:dateUtc="2026-05-18T21:10:00Z">
        <w:r w:rsidDel="00815F0F">
          <w:delText>in</w:delText>
        </w:r>
      </w:del>
      <w:del w:id="184" w:author="Pedro Porfirio" w:date="2026-05-18T22:11:00Z" w16du:dateUtc="2026-05-18T21:11:00Z">
        <w:r w:rsidDel="007A2D12">
          <w:delText xml:space="preserve"> the alternative</w:delText>
        </w:r>
      </w:del>
      <w:r>
        <w:t xml:space="preserve"> that w</w:t>
      </w:r>
      <w:ins w:id="185" w:author="Pedro Porfirio" w:date="2026-05-18T22:11:00Z" w16du:dateUtc="2026-05-18T21:11:00Z">
        <w:r w:rsidR="007A2D12">
          <w:t>ee</w:t>
        </w:r>
      </w:ins>
      <w:del w:id="186" w:author="Pedro Porfirio" w:date="2026-05-18T22:11:00Z" w16du:dateUtc="2026-05-18T21:11:00Z">
        <w:r w:rsidDel="007A2D12">
          <w:delText>as</w:delText>
        </w:r>
      </w:del>
      <w:r>
        <w:t xml:space="preserve"> considered </w:t>
      </w:r>
      <w:del w:id="187" w:author="Pedro Porfirio" w:date="2026-05-18T22:11:00Z" w16du:dateUtc="2026-05-18T21:11:00Z">
        <w:r w:rsidDel="007A2D12">
          <w:delText xml:space="preserve">seriously </w:delText>
        </w:r>
      </w:del>
      <w:r>
        <w:t>during design, and finally discuss what that choice allows the framework to do.</w:t>
      </w:r>
    </w:p>
    <w:p w14:paraId="24E7C1A9" w14:textId="77777777" w:rsidR="00BD3161" w:rsidRDefault="00BD3161">
      <w:pPr>
        <w:spacing w:after="160" w:line="319" w:lineRule="auto"/>
        <w:jc w:val="both"/>
        <w:rPr>
          <w:ins w:id="188" w:author="Pedro Porfirio" w:date="2026-05-18T22:11:00Z" w16du:dateUtc="2026-05-18T21:11:00Z"/>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5D6B82E8" w14:textId="539EEAE6" w:rsidR="00CB3431" w:rsidRDefault="00CB3431">
      <w:pPr>
        <w:spacing w:after="160" w:line="319" w:lineRule="auto"/>
        <w:jc w:val="both"/>
        <w:rPr>
          <w:ins w:id="189" w:author="Pedro Porfirio" w:date="2026-05-18T22:24:00Z" w16du:dateUtc="2026-05-18T21:24:00Z"/>
        </w:rPr>
      </w:pPr>
      <w:ins w:id="190" w:author="Pedro Porfirio" w:date="2026-05-18T22:11:00Z" w16du:dateUtc="2026-05-18T21:11:00Z">
        <w:r>
          <w:t xml:space="preserve">It is important to note that the relationship between the real assets and the availability of data in </w:t>
        </w:r>
      </w:ins>
      <w:ins w:id="191" w:author="Pedro Porfirio" w:date="2026-05-18T22:12:00Z" w16du:dateUtc="2026-05-18T21:12:00Z">
        <w:r>
          <w:t xml:space="preserve">different </w:t>
        </w:r>
        <w:r w:rsidR="000F731F">
          <w:t xml:space="preserve">aggregations, granularities and frequency were considered to design the elemental </w:t>
        </w:r>
        <w:r w:rsidR="00805436">
          <w:t>components of the graph allowing for consistency and e</w:t>
        </w:r>
      </w:ins>
      <w:ins w:id="192" w:author="Pedro Porfirio" w:date="2026-05-18T22:13:00Z" w16du:dateUtc="2026-05-18T21:13:00Z">
        <w:r w:rsidR="00805436">
          <w:t xml:space="preserve">xtension, allowing multiple views of multiple </w:t>
        </w:r>
        <w:r w:rsidR="00591343">
          <w:t>crude and its products.</w:t>
        </w:r>
      </w:ins>
    </w:p>
    <w:p w14:paraId="042D1087" w14:textId="5F35A999" w:rsidR="00DA5208" w:rsidRDefault="00DA5208">
      <w:pPr>
        <w:spacing w:after="160" w:line="319" w:lineRule="auto"/>
        <w:jc w:val="both"/>
        <w:rPr>
          <w:kern w:val="2"/>
          <w14:ligatures w14:val="standardContextual"/>
        </w:rPr>
      </w:pPr>
      <w:ins w:id="193" w:author="Pedro Porfirio" w:date="2026-05-18T22:24:00Z" w16du:dateUtc="2026-05-18T21:24:00Z">
        <w:r>
          <w:t xml:space="preserve">The axioms </w:t>
        </w:r>
      </w:ins>
      <w:ins w:id="194" w:author="Pedro Porfirio" w:date="2026-05-18T22:25:00Z" w16du:dateUtc="2026-05-18T21:25:00Z">
        <w:r>
          <w:t xml:space="preserve">and corollaries presented are the foundation blocks for the data model where the network will be represented. We paid special attention so the data model follows the consistency and the </w:t>
        </w:r>
        <w:r w:rsidR="00696633">
          <w:t xml:space="preserve">principles of the normal forms. </w:t>
        </w:r>
      </w:ins>
    </w:p>
    <w:p w14:paraId="36BCFB7E" w14:textId="77777777" w:rsidR="008E1B31" w:rsidRDefault="00000000">
      <w:pPr>
        <w:pStyle w:val="Heading2"/>
      </w:pPr>
      <w:r>
        <w:t>4.1 Axiom 1: Asset-centric representation</w:t>
      </w:r>
    </w:p>
    <w:p w14:paraId="25BA68AB" w14:textId="045580F9" w:rsidR="00BD3161" w:rsidRDefault="00BD3161">
      <w:pPr>
        <w:spacing w:after="160" w:line="319" w:lineRule="auto"/>
        <w:jc w:val="both"/>
        <w:rPr>
          <w:kern w:val="2"/>
          <w14:ligatures w14:val="standardContextual"/>
        </w:rPr>
      </w:pPr>
      <w:r>
        <w:t xml:space="preserve">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w:t>
      </w:r>
      <w:ins w:id="195" w:author="Pedro Porfirio" w:date="2026-05-18T22:14:00Z" w16du:dateUtc="2026-05-18T21:14:00Z">
        <w:r w:rsidR="005E7624">
          <w:t xml:space="preserve">This generalization allows the network to be scalable while representing the actual reality. </w:t>
        </w:r>
      </w:ins>
      <w:r>
        <w:t>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 xml:space="preserve">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w:t>
      </w:r>
      <w:r>
        <w:lastRenderedPageBreak/>
        <w:t>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Capline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838D257" w14:textId="77777777" w:rsidR="008E1B31" w:rsidRDefault="00000000">
      <w:pPr>
        <w:spacing w:after="160" w:line="320" w:lineRule="auto"/>
        <w:jc w:val="both"/>
      </w:pPr>
      <w:r>
        <w:t xml:space="preserve">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w:t>
      </w:r>
      <w:r>
        <w:lastRenderedPageBreak/>
        <w:t>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GraphSAGE,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1E4AC7AE" w14:textId="4E1A40A7" w:rsidR="00892723" w:rsidRDefault="00892723" w:rsidP="00892723">
      <w:pPr>
        <w:pStyle w:val="Heading2"/>
        <w:rPr>
          <w:ins w:id="196" w:author="Pedro Porfirio" w:date="2026-05-18T22:30:00Z" w16du:dateUtc="2026-05-18T21:30:00Z"/>
        </w:rPr>
      </w:pPr>
      <w:ins w:id="197" w:author="Pedro Porfirio" w:date="2026-05-18T22:30:00Z" w16du:dateUtc="2026-05-18T21:30:00Z">
        <w:r>
          <w:t>4.2</w:t>
        </w:r>
        <w:r>
          <w:t>.1 Axiom 2 examples</w:t>
        </w:r>
      </w:ins>
    </w:p>
    <w:p w14:paraId="44BB1CD0" w14:textId="77777777" w:rsidR="00892723" w:rsidRDefault="00000000">
      <w:pPr>
        <w:spacing w:after="160" w:line="320" w:lineRule="auto"/>
        <w:jc w:val="both"/>
        <w:rPr>
          <w:ins w:id="198" w:author="Pedro Porfirio" w:date="2026-05-18T22:30:00Z" w16du:dateUtc="2026-05-18T21:30:00Z"/>
        </w:rPr>
      </w:pPr>
      <w:del w:id="199" w:author="Pedro Porfirio" w:date="2026-05-18T22:30:00Z" w16du:dateUtc="2026-05-18T21:30:00Z">
        <w:r w:rsidDel="00892723">
          <w:rPr>
            <w:b/>
            <w:bCs/>
          </w:rPr>
          <w:delText>Example.</w:delText>
        </w:r>
      </w:del>
      <w:r>
        <w:t xml:space="preserve"> </w:t>
      </w:r>
    </w:p>
    <w:p w14:paraId="36BCFB88" w14:textId="375EA3B5" w:rsidR="008E1B31" w:rsidRDefault="00000000">
      <w:pPr>
        <w:spacing w:after="160" w:line="320" w:lineRule="auto"/>
        <w:jc w:val="both"/>
        <w:rPr>
          <w:ins w:id="200" w:author="Pedro Porfirio" w:date="2026-05-18T22:26:00Z" w16du:dateUtc="2026-05-18T21:26:00Z"/>
        </w:rPr>
      </w:pPr>
      <w:r>
        <w:t>The Capline reversal mentioned above illustrates the rule. Both directed edges, north-bound and south-bound, exist throughout the modelled period. From 1944 (when Capline opened) through 2021 the south-bound flow was active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766546F6" w14:textId="48759192" w:rsidR="007729A0" w:rsidRDefault="007729A0">
      <w:pPr>
        <w:spacing w:after="160" w:line="320" w:lineRule="auto"/>
        <w:jc w:val="both"/>
        <w:rPr>
          <w:ins w:id="201" w:author="Pedro Porfirio" w:date="2026-05-18T22:31:00Z" w16du:dateUtc="2026-05-18T21:31:00Z"/>
        </w:rPr>
      </w:pPr>
      <w:ins w:id="202" w:author="Pedro Porfirio" w:date="2026-05-18T22:26:00Z" w16du:dateUtc="2026-05-18T21:26:00Z">
        <w:r>
          <w:t xml:space="preserve">Another useful example is the case of vessels. </w:t>
        </w:r>
        <w:r w:rsidR="000F60F7">
          <w:t>While each vessel is an asset a</w:t>
        </w:r>
      </w:ins>
      <w:ins w:id="203" w:author="Pedro Porfirio" w:date="2026-05-18T22:27:00Z" w16du:dateUtc="2026-05-18T21:27:00Z">
        <w:r w:rsidR="000F60F7">
          <w:t xml:space="preserve">llocated to a node, all the possible load and unload terminals are </w:t>
        </w:r>
        <w:r w:rsidR="00BF01A9">
          <w:t xml:space="preserve">linked to the vessel by variables, but the loading and unloading is represented by </w:t>
        </w:r>
        <w:r w:rsidR="008C2140">
          <w:t xml:space="preserve">the time </w:t>
        </w:r>
      </w:ins>
      <w:ins w:id="204" w:author="Pedro Porfirio" w:date="2026-05-18T22:28:00Z" w16du:dateUtc="2026-05-18T21:28:00Z">
        <w:r w:rsidR="008C2140">
          <w:t xml:space="preserve">series of the flows. If we use Markov processes to try and predict the destination of the vessels while they are in transit, the flows </w:t>
        </w:r>
        <w:r w:rsidR="008C2140">
          <w:lastRenderedPageBreak/>
          <w:t xml:space="preserve">would be the probability of the vessel arriving at the terminal at that date times the volume the vessel carries. </w:t>
        </w:r>
        <w:r w:rsidR="0092359D">
          <w:t xml:space="preserve">We could not find other </w:t>
        </w:r>
      </w:ins>
      <w:ins w:id="205" w:author="Pedro Porfirio" w:date="2026-05-18T22:29:00Z" w16du:dateUtc="2026-05-18T21:29:00Z">
        <w:r w:rsidR="0092359D">
          <w:t xml:space="preserve">designs that were general enough to accommodate all the real assets an oil logistics network </w:t>
        </w:r>
        <w:r w:rsidR="00892723">
          <w:t xml:space="preserve">can have. </w:t>
        </w:r>
      </w:ins>
    </w:p>
    <w:p w14:paraId="1FCE2C91" w14:textId="192ACCAC" w:rsidR="00C74C74" w:rsidRDefault="00C74C74">
      <w:pPr>
        <w:spacing w:after="160" w:line="320" w:lineRule="auto"/>
        <w:jc w:val="both"/>
      </w:pPr>
      <w:ins w:id="206" w:author="Pedro Porfirio" w:date="2026-05-18T22:31:00Z" w16du:dateUtc="2026-05-18T21:31:00Z">
        <w:r>
          <w:t xml:space="preserve">At the refinery level, this concept is very powerful. Defining the </w:t>
        </w:r>
        <w:r w:rsidR="00CC769D">
          <w:t xml:space="preserve">slates possible as a percentage of the oil consumption of the refinery allows </w:t>
        </w:r>
      </w:ins>
      <w:ins w:id="207" w:author="Pedro Porfirio" w:date="2026-05-18T22:32:00Z" w16du:dateUtc="2026-05-18T21:32:00Z">
        <w:r w:rsidR="00CC769D">
          <w:t xml:space="preserve">the definition of product production. Together with the design of the flows that </w:t>
        </w:r>
        <w:r w:rsidR="00603BA1">
          <w:t>the product can take, we can have a full description of the logistics network and a powerful base to apply pricing and profitability constraints to predict flows.</w:t>
        </w:r>
      </w:ins>
    </w:p>
    <w:p w14:paraId="76EA2D24" w14:textId="49D05573" w:rsidR="006E3777" w:rsidRDefault="006E3777">
      <w:pPr>
        <w:spacing w:after="160" w:line="319" w:lineRule="auto"/>
        <w:jc w:val="both"/>
        <w:rPr>
          <w:kern w:val="2"/>
          <w14:ligatures w14:val="standardContextual"/>
        </w:rPr>
      </w:pPr>
      <w:r>
        <w:t>The stable adjacency has a direct consequence for the downstream L</w:t>
      </w:r>
      <w:ins w:id="208" w:author="Pedro Porfirio" w:date="2026-05-18T22:16:00Z" w16du:dateUtc="2026-05-18T21:16:00Z">
        <w:r w:rsidR="009438FD">
          <w:t xml:space="preserve">inear </w:t>
        </w:r>
      </w:ins>
      <w:r>
        <w:t>P</w:t>
      </w:r>
      <w:ins w:id="209" w:author="Pedro Porfirio" w:date="2026-05-18T22:16:00Z" w16du:dateUtc="2026-05-18T21:16:00Z">
        <w:r w:rsidR="009438FD">
          <w:t>rograming</w:t>
        </w:r>
      </w:ins>
      <w:r>
        <w:t xml:space="preserve">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ΔS(i, g, t) = P(i, g, t) + F_in(i, g, t) − C(i, g, t) − F_out(i, g, t) + B(i, g, t)</w:t>
      </w:r>
    </w:p>
    <w:p w14:paraId="36BCFB8C" w14:textId="77777777" w:rsidR="008E1B31" w:rsidRDefault="00000000">
      <w:pPr>
        <w:spacing w:after="160" w:line="320" w:lineRule="auto"/>
        <w:jc w:val="both"/>
      </w:pPr>
      <w:r>
        <w:t>where for node i, commodity g, and time t, ΔS denotes the change in stock, P is production, C is consumption, F_in is total inflow from connected nodes, F_out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10D2C09B" w14:textId="77777777" w:rsidR="008E1B31" w:rsidRDefault="00000000">
      <w:pPr>
        <w:spacing w:after="160" w:line="320" w:lineRule="auto"/>
        <w:jc w:val="both"/>
      </w:pPr>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lastRenderedPageBreak/>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kbd in absolute value, rising to several hundred kbd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 xml:space="preserve">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w:t>
      </w:r>
      <w:r>
        <w:lastRenderedPageBreak/>
        <w:t>variables collection is internally consistent, the structural views derived from it are consistent as well.</w:t>
      </w:r>
    </w:p>
    <w:p w14:paraId="36BCFB93" w14:textId="77777777" w:rsidR="008E1B31" w:rsidRDefault="00000000">
      <w:pPr>
        <w:spacing w:after="160" w:line="320" w:lineRule="auto"/>
        <w:jc w:val="both"/>
        <w:rPr>
          <w:ins w:id="210" w:author="Pedro Porfirio" w:date="2026-05-18T22:17:00Z" w16du:dateUtc="2026-05-18T21:17:00Z"/>
        </w:rPr>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24E6384C" w14:textId="77777777" w:rsidR="00A45810" w:rsidRDefault="0012700B">
      <w:pPr>
        <w:spacing w:after="160" w:line="320" w:lineRule="auto"/>
        <w:jc w:val="both"/>
        <w:rPr>
          <w:ins w:id="211" w:author="Pedro Porfirio" w:date="2026-05-18T22:20:00Z" w16du:dateUtc="2026-05-18T21:20:00Z"/>
        </w:rPr>
      </w:pPr>
      <w:ins w:id="212" w:author="Pedro Porfirio" w:date="2026-05-18T22:17:00Z" w16du:dateUtc="2026-05-18T21:17:00Z">
        <w:r>
          <w:t xml:space="preserve">This principle has several </w:t>
        </w:r>
        <w:r w:rsidR="00F07FC2">
          <w:t>far-reaching implications. Firstly, for abstract nodes, it gives cons</w:t>
        </w:r>
        <w:r w:rsidR="00FC45A0">
          <w:t>traints</w:t>
        </w:r>
      </w:ins>
      <w:ins w:id="213" w:author="Pedro Porfirio" w:date="2026-05-18T22:18:00Z" w16du:dateUtc="2026-05-18T21:18:00Z">
        <w:r w:rsidR="00FC45A0">
          <w:t xml:space="preserve">. A production basin is a collection of wells that might have specific data available about their production. Refineary district have collections of refineries. </w:t>
        </w:r>
        <w:r w:rsidR="002F06DB">
          <w:t xml:space="preserve">The </w:t>
        </w:r>
      </w:ins>
      <w:ins w:id="214" w:author="Pedro Porfirio" w:date="2026-05-18T22:19:00Z" w16du:dateUtc="2026-05-18T21:19:00Z">
        <w:r w:rsidR="002F06DB">
          <w:t>data available per basin or refinery district mean</w:t>
        </w:r>
        <w:r w:rsidR="00940C23">
          <w:t xml:space="preserve"> </w:t>
        </w:r>
        <w:r w:rsidR="002F06DB">
          <w:t>that the</w:t>
        </w:r>
        <w:r w:rsidR="00940C23">
          <w:t xml:space="preserve"> sum of a group of nodes has to equal data that is available. </w:t>
        </w:r>
        <w:r w:rsidR="00A45810">
          <w:t xml:space="preserve">In this specific case, the </w:t>
        </w:r>
      </w:ins>
      <w:ins w:id="215" w:author="Pedro Porfirio" w:date="2026-05-18T22:20:00Z" w16du:dateUtc="2026-05-18T21:20:00Z">
        <w:r w:rsidR="00A45810">
          <w:t xml:space="preserve">relationship between the variables gives </w:t>
        </w:r>
      </w:ins>
      <w:ins w:id="216" w:author="Pedro Porfirio" w:date="2026-05-18T22:19:00Z" w16du:dateUtc="2026-05-18T21:19:00Z">
        <w:r w:rsidR="00A45810">
          <w:t>a constrain</w:t>
        </w:r>
      </w:ins>
      <w:ins w:id="217" w:author="Pedro Porfirio" w:date="2026-05-18T22:20:00Z" w16du:dateUtc="2026-05-18T21:20:00Z">
        <w:r w:rsidR="00A45810">
          <w:t xml:space="preserve">t. </w:t>
        </w:r>
      </w:ins>
    </w:p>
    <w:p w14:paraId="680F1454" w14:textId="77777777" w:rsidR="00DA5208" w:rsidRDefault="00A45810">
      <w:pPr>
        <w:spacing w:after="160" w:line="320" w:lineRule="auto"/>
        <w:jc w:val="both"/>
        <w:rPr>
          <w:ins w:id="218" w:author="Pedro Porfirio" w:date="2026-05-18T22:24:00Z" w16du:dateUtc="2026-05-18T21:24:00Z"/>
        </w:rPr>
      </w:pPr>
      <w:ins w:id="219" w:author="Pedro Porfirio" w:date="2026-05-18T22:20:00Z" w16du:dateUtc="2026-05-18T21:20:00Z">
        <w:r>
          <w:t>The variable</w:t>
        </w:r>
        <w:r w:rsidR="00594100">
          <w:t xml:space="preserve"> relationship will as well </w:t>
        </w:r>
      </w:ins>
      <w:ins w:id="220" w:author="Pedro Porfirio" w:date="2026-05-18T22:21:00Z" w16du:dateUtc="2026-05-18T21:21:00Z">
        <w:r w:rsidR="00594100">
          <w:t xml:space="preserve">give us the flow of oil by allocating the inflows and outflow variables. If a basin </w:t>
        </w:r>
        <w:r w:rsidR="00724170">
          <w:t xml:space="preserve">feeds two pipelines, we know that the total production will move out on those two pipelines, but we do not know the value for each pipeline. </w:t>
        </w:r>
      </w:ins>
      <w:ins w:id="221" w:author="Pedro Porfirio" w:date="2026-05-18T22:22:00Z" w16du:dateUtc="2026-05-18T21:22:00Z">
        <w:r w:rsidR="00724170">
          <w:t xml:space="preserve">Those pipelines might reach storage tanks or refineries, and we will know the sum of the flows or the specific flows, but the variable relationship will tell us how the nodes are related. The variables </w:t>
        </w:r>
        <w:r w:rsidR="0019603D">
          <w:t xml:space="preserve">will give us the edges of the graph. This </w:t>
        </w:r>
      </w:ins>
      <w:ins w:id="222" w:author="Pedro Porfirio" w:date="2026-05-18T22:23:00Z" w16du:dateUtc="2026-05-18T21:23:00Z">
        <w:r w:rsidR="0019603D">
          <w:t xml:space="preserve">design allow for flexibility on the </w:t>
        </w:r>
        <w:r w:rsidR="00567CE2">
          <w:t>definition of the variables and their relationship with other variables.</w:t>
        </w:r>
      </w:ins>
    </w:p>
    <w:p w14:paraId="4A38B235" w14:textId="05F5B81D" w:rsidR="0012700B" w:rsidRDefault="00A45810">
      <w:pPr>
        <w:spacing w:after="160" w:line="320" w:lineRule="auto"/>
        <w:jc w:val="both"/>
      </w:pPr>
      <w:ins w:id="223" w:author="Pedro Porfirio" w:date="2026-05-18T22:20:00Z" w16du:dateUtc="2026-05-18T21:20:00Z">
        <w:r>
          <w:t xml:space="preserve">  </w:t>
        </w:r>
      </w:ins>
    </w:p>
    <w:p w14:paraId="36BCFB94" w14:textId="77777777" w:rsidR="008E1B31" w:rsidRDefault="00000000">
      <w:pPr>
        <w:spacing w:after="160" w:line="320" w:lineRule="auto"/>
        <w:jc w:val="both"/>
      </w:pPr>
      <w:r>
        <w:rPr>
          <w:b/>
          <w:bCs/>
        </w:rPr>
        <w:t>Example.</w:t>
      </w:r>
      <w:r>
        <w:t xml:space="preserve"> Four views of the graph are derived from the single variables table: </w:t>
      </w:r>
      <w:r>
        <w:rPr>
          <w:rFonts w:ascii="Consolas" w:eastAsia="Consolas" w:hAnsi="Consolas" w:cs="Consolas"/>
        </w:rPr>
        <w:t>v_flow_edges</w:t>
      </w:r>
      <w:r>
        <w:t xml:space="preserve"> lists every directed flow edge in the network, derived from the relational variables that carry a </w:t>
      </w:r>
      <w:r>
        <w:rPr>
          <w:rFonts w:ascii="Consolas" w:eastAsia="Consolas" w:hAnsi="Consolas" w:cs="Consolas"/>
        </w:rPr>
        <w:t>related_node_id</w:t>
      </w:r>
      <w:r>
        <w:t xml:space="preserve">; </w:t>
      </w:r>
      <w:r>
        <w:rPr>
          <w:rFonts w:ascii="Consolas" w:eastAsia="Consolas" w:hAnsi="Consolas" w:cs="Consolas"/>
        </w:rPr>
        <w:t>v_aggregation_edges</w:t>
      </w:r>
      <w:r>
        <w:t xml:space="preserve"> lists every cross-node formula reference, regardless of variable type; </w:t>
      </w:r>
      <w:r>
        <w:rPr>
          <w:rFonts w:ascii="Consolas" w:eastAsia="Consolas" w:hAnsi="Consolas" w:cs="Consolas"/>
        </w:rPr>
        <w:t>v_partition_tree</w:t>
      </w:r>
      <w:r>
        <w:t xml:space="preserve"> filters the aggregation edges to the same-type, same-commodity subset that defines the resolution hierarchy; and </w:t>
      </w:r>
      <w:r>
        <w:rPr>
          <w:rFonts w:ascii="Consolas" w:eastAsia="Consolas" w:hAnsi="Consolas" w:cs="Consolas"/>
        </w:rPr>
        <w:t>v_node_status</w:t>
      </w:r>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r>
        <w:rPr>
          <w:rFonts w:ascii="Consolas" w:hAnsi="Consolas"/>
        </w:rPr>
        <w:t>variableassignments</w:t>
      </w:r>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 xml:space="preserve">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w:t>
      </w:r>
      <w:r>
        <w:lastRenderedPageBreak/>
        <w:t>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r>
        <w:rPr>
          <w:rFonts w:ascii="Consolas" w:hAnsi="Consolas"/>
        </w:rPr>
        <w:t>variableassignments</w:t>
      </w:r>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r>
        <w:rPr>
          <w:rFonts w:ascii="Consolas" w:eastAsia="Consolas" w:hAnsi="Consolas" w:cs="Consolas"/>
        </w:rPr>
        <w:t>v_node_status</w:t>
      </w:r>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t>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thing in itself, or is it an aggregation over underlying pipelines? In this framework, the answer is explicit. PADD-level flows are derived from the physical or aggregate nodes that actually carry them; PADD-level production and consumption are likewise derived from the relevant assets beneath them.</w:t>
      </w:r>
    </w:p>
    <w:p w14:paraId="36BCFB9E" w14:textId="77777777" w:rsidR="008E1B31" w:rsidRDefault="00000000">
      <w:pPr>
        <w:spacing w:after="160" w:line="320" w:lineRule="auto"/>
        <w:jc w:val="both"/>
      </w:pPr>
      <w:r>
        <w:lastRenderedPageBreak/>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(Capline,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r>
        <w:rPr>
          <w:rFonts w:ascii="Consolas" w:eastAsia="Consolas" w:hAnsi="Consolas" w:cs="Consolas"/>
        </w:rPr>
        <w:t>padd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r>
        <w:rPr>
          <w:rFonts w:ascii="Consolas" w:eastAsia="Consolas" w:hAnsi="Consolas" w:cs="Consolas"/>
        </w:rPr>
        <w:t>resolution_hierarchy.parent = 'permian'</w:t>
      </w:r>
      <w:r>
        <w:t xml:space="preserve"> (the basin) without being co-located in geography (Permian-TX is in Texas, Permian-NM is in New Mexico). The two metadata systems are independent.</w:t>
      </w:r>
    </w:p>
    <w:p w14:paraId="0033BDF9" w14:textId="77777777" w:rsidR="006E3777" w:rsidRDefault="006E3777">
      <w:pPr>
        <w:spacing w:after="160" w:line="319" w:lineRule="auto"/>
        <w:jc w:val="both"/>
        <w:rPr>
          <w:kern w:val="2"/>
          <w14:ligatures w14:val="standardContextual"/>
        </w:rPr>
      </w:pPr>
      <w:r>
        <w:t xml:space="preserve">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w:t>
      </w:r>
      <w:r>
        <w:lastRenderedPageBreak/>
        <w:t>long as each axis is internally consistent (no double-counting within one axis); they share the physical layer they reference. The resolution hierarchy of Corollary C is not the only hierarchy — it is the geography-spine version of a general pattern.</w:t>
      </w:r>
    </w:p>
    <w:p w14:paraId="5C0BADC1"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(num_nonnulls(timeseries_id,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4715BD13" w14:textId="77777777" w:rsidR="008E1B31" w:rsidRDefault="00000000">
      <w:pPr>
        <w:spacing w:after="160" w:line="320" w:lineRule="auto"/>
        <w:jc w:val="both"/>
      </w:pPr>
      <w:r>
        <w:t xml:space="preserve">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w:t>
      </w:r>
      <w:r>
        <w:lastRenderedPageBreak/>
        <w:t>|TS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280362B6"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24EEADAC" w14:textId="77777777" w:rsidR="006E3777" w:rsidRDefault="006E3777">
      <w:pPr>
        <w:spacing w:after="160" w:line="319" w:lineRule="auto"/>
        <w:jc w:val="center"/>
        <w:rPr>
          <w:kern w:val="2"/>
          <w14:ligatures w14:val="standardContextual"/>
        </w:rPr>
      </w:pPr>
      <w:r>
        <w:rPr>
          <w:noProof/>
        </w:rPr>
        <w:drawing>
          <wp:inline distT="0" distB="0" distL="0" distR="0" wp14:anchorId="31E604AB" wp14:editId="604DE857">
            <wp:extent cx="5852160" cy="2835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agle_ford_binding.png"/>
                    <pic:cNvPicPr/>
                  </pic:nvPicPr>
                  <pic:blipFill>
                    <a:blip r:embed="rId13"/>
                    <a:stretch>
                      <a:fillRect/>
                    </a:stretch>
                  </pic:blipFill>
                  <pic:spPr>
                    <a:xfrm>
                      <a:off x="0" y="0"/>
                      <a:ext cx="5852160" cy="2835914"/>
                    </a:xfrm>
                    <a:prstGeom prst="rect">
                      <a:avLst/>
                    </a:prstGeom>
                  </pic:spPr>
                </pic:pic>
              </a:graphicData>
            </a:graphic>
          </wp:inline>
        </w:drawing>
      </w:r>
    </w:p>
    <w:p w14:paraId="738952E2" w14:textId="77777777" w:rsidR="006E3777" w:rsidRDefault="006E3777">
      <w:pPr>
        <w:spacing w:after="160" w:line="319" w:lineRule="auto"/>
        <w:jc w:val="center"/>
        <w:rPr>
          <w:kern w:val="2"/>
          <w14:ligatures w14:val="standardContextual"/>
        </w:rPr>
      </w:pPr>
      <w:r>
        <w:rPr>
          <w:i/>
          <w:sz w:val="18"/>
        </w:rPr>
        <w:t xml:space="preserve">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w:t>
      </w:r>
      <w:r>
        <w:rPr>
          <w:i/>
          <w:sz w:val="18"/>
        </w:rPr>
        <w:lastRenderedPageBreak/>
        <w:t>eagle_ford_tx, permian_tx, and the Texas residual node in its formula_inputs. The v_aggregation_consistency view cross-checks both reconciliations.</w:t>
      </w:r>
    </w:p>
    <w:p w14:paraId="763D992A"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The next commitment concerns flows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xml:space="preserve">.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w:t>
      </w:r>
      <w:r>
        <w:lastRenderedPageBreak/>
        <w:t>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r>
        <w:rPr>
          <w:rFonts w:ascii="Consolas" w:eastAsia="Consolas" w:hAnsi="Consolas" w:cs="Consolas"/>
        </w:rPr>
        <w:t>node_type_default_formulas</w:t>
      </w:r>
      <w:r>
        <w:t>. This makes the mass balance at every junction reduce to ΣF_in = ΣF_out, which is the natural form for the LP to consume.</w:t>
      </w:r>
    </w:p>
    <w:p w14:paraId="36BCFBB2" w14:textId="77777777" w:rsidR="008E1B31" w:rsidRDefault="00000000">
      <w:pPr>
        <w:spacing w:after="160" w:line="320" w:lineRule="auto"/>
        <w:jc w:val="both"/>
      </w:pPr>
      <w:r>
        <w:rPr>
          <w:b/>
          <w:bCs/>
        </w:rPr>
        <w:t>Example.</w:t>
      </w:r>
      <w:r>
        <w:t xml:space="preserve"> The node </w:t>
      </w:r>
      <w:r>
        <w:rPr>
          <w:rFonts w:ascii="Consolas" w:eastAsia="Consolas" w:hAnsi="Consolas" w:cs="Consolas"/>
        </w:rPr>
        <w:t>permian_tx</w:t>
      </w:r>
      <w:r>
        <w:t xml:space="preserve"> has an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from </w:t>
      </w:r>
      <w:r>
        <w:rPr>
          <w:rFonts w:ascii="Consolas" w:eastAsia="Consolas" w:hAnsi="Consolas" w:cs="Consolas"/>
        </w:rPr>
        <w:t>permian_tx</w:t>
      </w:r>
      <w:r>
        <w:t xml:space="preserve"> are declared latent. The constraint that they sum to the observed production is enforced by the mass balance at </w:t>
      </w:r>
      <w:r>
        <w:rPr>
          <w:rFonts w:ascii="Consolas" w:eastAsia="Consolas" w:hAnsi="Consolas" w:cs="Consolas"/>
        </w:rPr>
        <w:t>permian_tx</w:t>
      </w:r>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A second example concerns the Bakken cross-state midstream. Hess, Crestwood and Energy Transfer operate the North Dakota and Montana gathering systems as a single commercial 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3429E435"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lastRenderedPageBreak/>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The obvious alternative is a single undirected edge with a signed flow, positive in one direction and negative in the other. That is more compact, and some optimisation models use it. The reason it is rejected here is operational rather than mathematical. A south-bound movement on Capline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46249A26"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3A75EE"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outflow__crude__pipe_seaway__houston_hub</w:t>
      </w:r>
      <w:r>
        <w:t xml:space="preserve"> (south-bound, the dominant direction) and </w:t>
      </w:r>
      <w:r>
        <w:rPr>
          <w:rFonts w:ascii="Consolas" w:eastAsia="Consolas" w:hAnsi="Consolas" w:cs="Consolas"/>
        </w:rPr>
        <w:t>outflow__crude__pipe_seaway__cushing_hub</w:t>
      </w:r>
      <w:r>
        <w:t xml:space="preserve"> (north-bound, briefly active under specific market conditions). The same applies to Capline (reversed in 2022, both directions now in the topology), the LOOP offshore terminal, and the SPR sites (which can receive crude for storage or deliver crude in response to a release). The recently-added cross-state Bakken connector (</w:t>
      </w:r>
      <w:r>
        <w:rPr>
          <w:rFonts w:ascii="Consolas" w:eastAsia="Consolas" w:hAnsi="Consolas" w:cs="Consolas"/>
        </w:rPr>
        <w:t>pipe_bakken_xstate</w:t>
      </w:r>
      <w:r>
        <w:t>) follows the same pattern with four flow variables (two inflows, two outflows, all currently latent).</w:t>
      </w:r>
    </w:p>
    <w:p w14:paraId="312212A2" w14:textId="77777777" w:rsidR="008E1B31" w:rsidRDefault="00000000">
      <w:pPr>
        <w:pStyle w:val="Heading2"/>
      </w:pPr>
      <w:r>
        <w:lastRenderedPageBreak/>
        <w:t>4.11 Corollary D-bis: Last-observation-carried-forward</w:t>
      </w:r>
    </w:p>
    <w:p w14:paraId="36BCFBC4" w14:textId="77777777" w:rsidR="008E1B31" w:rsidRDefault="00000000">
      <w:pPr>
        <w:spacing w:after="160" w:line="320" w:lineRule="auto"/>
        <w:jc w:val="both"/>
      </w:pPr>
      <w:r>
        <w:t>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 xml:space="preserve">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w:t>
      </w:r>
      <w:r>
        <w:lastRenderedPageBreak/>
        <w:t>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2ECAE1EF"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384A69B0" w14:textId="77777777" w:rsidR="006E3777" w:rsidRDefault="006E3777">
      <w:pPr>
        <w:spacing w:after="160" w:line="319" w:lineRule="auto"/>
        <w:jc w:val="center"/>
        <w:rPr>
          <w:kern w:val="2"/>
          <w14:ligatures w14:val="standardContextual"/>
        </w:rPr>
      </w:pPr>
      <w:r>
        <w:rPr>
          <w:noProof/>
        </w:rPr>
        <w:lastRenderedPageBreak/>
        <w:drawing>
          <wp:inline distT="0" distB="0" distL="0" distR="0" wp14:anchorId="27D731BE" wp14:editId="059BFB3A">
            <wp:extent cx="5303520" cy="3143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tity_relationships.png"/>
                    <pic:cNvPicPr/>
                  </pic:nvPicPr>
                  <pic:blipFill>
                    <a:blip r:embed="rId14"/>
                    <a:stretch>
                      <a:fillRect/>
                    </a:stretch>
                  </pic:blipFill>
                  <pic:spPr>
                    <a:xfrm>
                      <a:off x="0" y="0"/>
                      <a:ext cx="5303520" cy="3143282"/>
                    </a:xfrm>
                    <a:prstGeom prst="rect">
                      <a:avLst/>
                    </a:prstGeom>
                  </pic:spPr>
                </pic:pic>
              </a:graphicData>
            </a:graphic>
          </wp:inline>
        </w:drawing>
      </w:r>
    </w:p>
    <w:p w14:paraId="19C552F1"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r>
        <w:rPr>
          <w:rFonts w:ascii="Consolas" w:eastAsia="Consolas" w:hAnsi="Consolas" w:cs="Consolas"/>
        </w:rPr>
        <w:t>variable_assignments</w:t>
      </w:r>
      <w:r>
        <w:t>. Downstream consumers query the scenario state, not the persistent graph directly.</w:t>
      </w:r>
    </w:p>
    <w:p w14:paraId="420B9E66"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lastRenderedPageBreak/>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52C88765"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t>The graph is built from a seed JSON file (</w:t>
      </w:r>
      <w:r>
        <w:rPr>
          <w:rFonts w:ascii="Consolas" w:eastAsia="Consolas" w:hAnsi="Consolas" w:cs="Consolas"/>
        </w:rPr>
        <w:t>asset_graph.json</w:t>
      </w:r>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state_sub_basin | 5 | Named production regions: bakken_nd, bakken_mt, permian_tx, permian_nm, eagle_ford_tx |</w:t>
      </w:r>
    </w:p>
    <w:p w14:paraId="36BCFBD5" w14:textId="77777777" w:rsidR="008E1B31" w:rsidRDefault="00000000">
      <w:pPr>
        <w:spacing w:after="160" w:line="320" w:lineRule="auto"/>
        <w:jc w:val="both"/>
      </w:pPr>
      <w:r>
        <w:lastRenderedPageBreak/>
        <w:t>| state_conventional | 7 | Mature state-level production: oklahoma_conventional, california_conventional, wyoming |</w:t>
      </w:r>
    </w:p>
    <w:p w14:paraId="36BCFBD6" w14:textId="77777777" w:rsidR="008E1B31" w:rsidRDefault="00000000">
      <w:pPr>
        <w:spacing w:after="160" w:line="320" w:lineRule="auto"/>
        <w:jc w:val="both"/>
      </w:pPr>
      <w:r>
        <w:t>| state_residual | 5 | One per PADD: padd1_other through padd5_other, covering un-named tail production |</w:t>
      </w:r>
    </w:p>
    <w:p w14:paraId="36BCFBD7" w14:textId="77777777" w:rsidR="008E1B31" w:rsidRDefault="00000000">
      <w:pPr>
        <w:spacing w:after="160" w:line="320" w:lineRule="auto"/>
        <w:jc w:val="both"/>
      </w:pPr>
      <w:r>
        <w:t>| offshore_region | 1 | gulf_of_america (encompassing all federal offshore production in the Gulf) |</w:t>
      </w:r>
    </w:p>
    <w:p w14:paraId="36BCFBD8" w14:textId="77777777" w:rsidR="008E1B31" w:rsidRDefault="00000000">
      <w:pPr>
        <w:spacing w:after="160" w:line="320" w:lineRule="auto"/>
        <w:jc w:val="both"/>
      </w:pPr>
      <w:r>
        <w:t>| gathering | 6 | Basin-level midstream pooling: ans, bakken_nd, bakken_mt, eagle_ford, permian_nm, permian_tx |</w:t>
      </w:r>
    </w:p>
    <w:p w14:paraId="36BCFBD9" w14:textId="77777777" w:rsidR="008E1B31" w:rsidRDefault="00000000">
      <w:pPr>
        <w:spacing w:after="160" w:line="320" w:lineRule="auto"/>
        <w:jc w:val="both"/>
      </w:pPr>
      <w:r>
        <w:t>| origin_terminal | 6 | First-stage receipt points: midland, wink, crane, johnsons_corner, three_rivers, valdez |</w:t>
      </w:r>
    </w:p>
    <w:p w14:paraId="36BCFBDA" w14:textId="77777777" w:rsidR="008E1B31" w:rsidRDefault="00000000">
      <w:pPr>
        <w:spacing w:after="160" w:line="320" w:lineRule="auto"/>
        <w:jc w:val="both"/>
      </w:pPr>
      <w:r>
        <w:t>| storage_terminal | 10 | Cushing hub (with three operator sub-terminals), Patoka hub, Houston, and others |</w:t>
      </w:r>
    </w:p>
    <w:p w14:paraId="36BCFBDB" w14:textId="77777777" w:rsidR="008E1B31" w:rsidRDefault="00000000">
      <w:pPr>
        <w:spacing w:after="160" w:line="320" w:lineRule="auto"/>
        <w:jc w:val="both"/>
      </w:pPr>
      <w:r>
        <w:t>| spr_site | 4 | The four Strategic Petroleum Reserve sites: bayou_choctaw, big_hill, bryan_mound, west_hackberry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import_terminal | 8 | clearbrook plus four PADD-level import aggregates, two Canadian import aggregates, padd2_xstate |</w:t>
      </w:r>
    </w:p>
    <w:p w14:paraId="36BCFBDE" w14:textId="77777777" w:rsidR="008E1B31" w:rsidRDefault="00000000">
      <w:pPr>
        <w:spacing w:after="160" w:line="320" w:lineRule="auto"/>
        <w:jc w:val="both"/>
      </w:pPr>
      <w:r>
        <w:t>| export_terminal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foreign_export_destination | 1 | Boundary sink: where U.S. exports physically leave the modelled system |</w:t>
      </w:r>
    </w:p>
    <w:p w14:paraId="71FF0D72"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foreign_production_aggregate | 2 | Boundary source: canadian_oil_sands and foreign_supply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w:t>
      </w:r>
      <w:r>
        <w:lastRenderedPageBreak/>
        <w:t>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r>
        <w:rPr>
          <w:rFonts w:ascii="Consolas" w:eastAsia="Consolas" w:hAnsi="Consolas" w:cs="Consolas"/>
        </w:rPr>
        <w:t>pipe_bakken_xstate</w:t>
      </w:r>
      <w:r>
        <w:t xml:space="preserve">, added in the eleventh migration pass) is a bidirectional pipeline-type node connecting </w:t>
      </w:r>
      <w:r>
        <w:rPr>
          <w:rFonts w:ascii="Consolas" w:eastAsia="Consolas" w:hAnsi="Consolas" w:cs="Consolas"/>
        </w:rPr>
        <w:t>bakken_nd_gathering</w:t>
      </w:r>
      <w:r>
        <w:t xml:space="preserve"> and </w:t>
      </w:r>
      <w:r>
        <w:rPr>
          <w:rFonts w:ascii="Consolas" w:eastAsia="Consolas" w:hAnsi="Consolas" w:cs="Consolas"/>
        </w:rPr>
        <w:t>bakken_mt_gathering</w:t>
      </w:r>
      <w:r>
        <w:t>.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ΣF_in = ΣF_out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r>
        <w:rPr>
          <w:rFonts w:ascii="Consolas" w:eastAsia="Consolas" w:hAnsi="Consolas" w:cs="Consolas"/>
        </w:rPr>
        <w:t>formula_inputs</w:t>
      </w:r>
      <w:r>
        <w:t xml:space="preserve"> references on their variables.</w:t>
      </w:r>
    </w:p>
    <w:p w14:paraId="60B3D3DC"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t>| region_view | 6 | usa_view, padd1_view through padd5_view: the geographic partition spine |</w:t>
      </w:r>
    </w:p>
    <w:p w14:paraId="36BCFBEA" w14:textId="77777777" w:rsidR="008E1B31" w:rsidRDefault="00000000">
      <w:pPr>
        <w:spacing w:after="160" w:line="320" w:lineRule="auto"/>
        <w:jc w:val="both"/>
      </w:pPr>
      <w:r>
        <w:lastRenderedPageBreak/>
        <w:t>| refining_district_view | 10 | EIA refining-district roll-ups (3A, 3B, 3C, and so on across the PADDs) |</w:t>
      </w:r>
    </w:p>
    <w:p w14:paraId="36BCFBEB" w14:textId="77777777" w:rsidR="008E1B31" w:rsidRDefault="00000000">
      <w:pPr>
        <w:spacing w:after="160" w:line="320" w:lineRule="auto"/>
        <w:jc w:val="both"/>
      </w:pPr>
      <w:r>
        <w:t>| state_view | 2 | texas_state_view, montana_state_view: roll-ups for sub-PADD cross-checks |</w:t>
      </w:r>
    </w:p>
    <w:p w14:paraId="36BCFBEC" w14:textId="77777777" w:rsidR="008E1B31" w:rsidRDefault="00000000">
      <w:pPr>
        <w:spacing w:after="160" w:line="320" w:lineRule="auto"/>
        <w:jc w:val="both"/>
      </w:pPr>
      <w:r>
        <w:t>| observational_aggregate | 4 | spr_total and basin aggregates (permian, bakken, eagle_ford) when used as constraint roll-ups |</w:t>
      </w:r>
    </w:p>
    <w:p w14:paraId="36BCFBED" w14:textId="77777777" w:rsidR="008E1B31" w:rsidRDefault="00000000">
      <w:pPr>
        <w:spacing w:after="160" w:line="320" w:lineRule="auto"/>
        <w:jc w:val="both"/>
      </w:pPr>
      <w:r>
        <w:t>| usa_subtotal_view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lastRenderedPageBreak/>
        <w:t>| foreign_supply | foreign_production_aggregate | All non-Canadian foreign crude flowing into U.S. import terminals. Boundary source; foreign-side mass balance is not modelled |</w:t>
      </w:r>
    </w:p>
    <w:p w14:paraId="36BCFBF5" w14:textId="77777777" w:rsidR="008E1B31" w:rsidRDefault="00000000">
      <w:pPr>
        <w:spacing w:after="160" w:line="320" w:lineRule="auto"/>
        <w:jc w:val="both"/>
      </w:pPr>
      <w:r>
        <w:t>| canadian_oil_sands | foreign_production_aggregate | All Canadian crude entering the U.S. via Mainline, Keystone, Express+Platte, and TMX (when active). Boundary source |</w:t>
      </w:r>
    </w:p>
    <w:p w14:paraId="36BCFBF6" w14:textId="77777777" w:rsidR="008E1B31" w:rsidRDefault="00000000">
      <w:pPr>
        <w:spacing w:after="160" w:line="320" w:lineRule="auto"/>
        <w:jc w:val="both"/>
      </w:pPr>
      <w:r>
        <w:t>| foreign_export_destination | foreign_export_destination | Boundary sink. All U.S. crude exports flow into this node; the framework does not model where they go from there |</w:t>
      </w:r>
    </w:p>
    <w:p w14:paraId="36BCFBF7" w14:textId="77777777" w:rsidR="008E1B31" w:rsidRDefault="00000000">
      <w:pPr>
        <w:spacing w:after="160" w:line="320" w:lineRule="auto"/>
        <w:jc w:val="both"/>
      </w:pPr>
      <w:r>
        <w:t>| spr_total | observational_aggregate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(foreign_supply has outflow edges to PADD-level import aggregates; foreign_export_destination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inflow | F_in | Crude flowing in from a specific related node | yes |</w:t>
      </w:r>
    </w:p>
    <w:p w14:paraId="36BCFC02" w14:textId="77777777" w:rsidR="008E1B31" w:rsidRDefault="00000000">
      <w:pPr>
        <w:spacing w:after="160" w:line="320" w:lineRule="auto"/>
        <w:jc w:val="both"/>
      </w:pPr>
      <w:r>
        <w:t>| outflow | F_out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6DD38C1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r>
        <w:rPr>
          <w:rFonts w:ascii="Consolas" w:eastAsia="Consolas" w:hAnsi="Consolas" w:cs="Consolas"/>
        </w:rPr>
        <w:t>related_node_id</w:t>
      </w:r>
      <w:r>
        <w:t xml:space="preserve"> identifying the counterpart in the directed flow. An inflow on node A with related node B means "crude flowing from B into A"; the paired </w:t>
      </w:r>
      <w:r>
        <w:lastRenderedPageBreak/>
        <w:t>outflow on node B with related node A means "crude flowing from B out to A". The two are physically the same flow, modelled as two variables on different nodes. The reverse-mirror 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r>
        <w:rPr>
          <w:rFonts w:ascii="Consolas" w:eastAsia="Consolas" w:hAnsi="Consolas" w:cs="Consolas"/>
        </w:rPr>
        <w:t>formula_inputs</w:t>
      </w:r>
      <w:r>
        <w:t xml:space="preserve"> that reference a same-type, same-commodity, same-related-node variable on M. The same-type qualifier is essential: aggregation links (such as </w:t>
      </w:r>
      <w:r>
        <w:rPr>
          <w:rFonts w:ascii="Consolas" w:eastAsia="Consolas" w:hAnsi="Consolas" w:cs="Consolas"/>
        </w:rPr>
        <w:t>padd_view.P = Σ basin.P</w:t>
      </w:r>
      <w:r>
        <w:t xml:space="preserve">) connect variables of the same type, whereas cross-edge alias links (such as </w:t>
      </w:r>
      <w:r>
        <w:rPr>
          <w:rFonts w:ascii="Consolas" w:eastAsia="Consolas" w:hAnsi="Consolas" w:cs="Consolas"/>
        </w:rPr>
        <w:t>padd_view.F_in = alias(other_padd.F_out)</w:t>
      </w:r>
      <w:r>
        <w:t>) connect variables of different types. Filtering on type cleanly distinguishes the two and keeps the partition tree restricted to the same-type aggregation that the closure test depends on.</w:t>
      </w:r>
    </w:p>
    <w:p w14:paraId="67B24125"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3C7A0CC5"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3148C3B9" w14:textId="77777777" w:rsidR="006E3777" w:rsidRDefault="006E3777">
      <w:pPr>
        <w:spacing w:after="160" w:line="319" w:lineRule="auto"/>
        <w:jc w:val="both"/>
        <w:rPr>
          <w:kern w:val="2"/>
          <w14:ligatures w14:val="standardContextual"/>
        </w:rPr>
      </w:pPr>
      <w:r>
        <w:lastRenderedPageBreak/>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r>
        <w:rPr>
          <w:rFonts w:ascii="Consolas" w:eastAsia="Consolas" w:hAnsi="Consolas" w:cs="Consolas"/>
          <w:sz w:val="17"/>
          <w:szCs w:val="20"/>
        </w:rPr>
        <w:t>usa_view</w:t>
      </w:r>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 bakken_nd, oklahoma, padd2_other</w:t>
      </w:r>
    </w:p>
    <w:p w14:paraId="36BCFC15" w14:textId="77777777" w:rsidR="008E1B31" w:rsidRDefault="00000000">
      <w:pPr>
        <w:shd w:val="clear" w:color="auto" w:fill="F4F4F4"/>
      </w:pPr>
      <w:r>
        <w:rPr>
          <w:rFonts w:ascii="Consolas" w:eastAsia="Consolas" w:hAnsi="Consolas" w:cs="Consolas"/>
          <w:sz w:val="17"/>
          <w:szCs w:val="20"/>
        </w:rPr>
        <w:t>│   ├── cushing_hub (with three operator sub-terminals), patoka_hub</w:t>
      </w:r>
    </w:p>
    <w:p w14:paraId="36BCFC16" w14:textId="77777777" w:rsidR="008E1B31" w:rsidRDefault="00000000">
      <w:pPr>
        <w:shd w:val="clear" w:color="auto" w:fill="F4F4F4"/>
      </w:pPr>
      <w:r>
        <w:rPr>
          <w:rFonts w:ascii="Consolas" w:eastAsia="Consolas" w:hAnsi="Consolas" w:cs="Consolas"/>
          <w:sz w:val="17"/>
          <w:szCs w:val="20"/>
        </w:rPr>
        <w:t>│   ├── bakken_nd_gathering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inter_padd_2_to_{1,3,4}_agg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foreign_supply, canadian_oil_sands, foreign_export_destination, spr_total</w:t>
      </w:r>
    </w:p>
    <w:p w14:paraId="4F896819"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206"/>
        <w:gridCol w:w="1115"/>
        <w:gridCol w:w="1115"/>
        <w:gridCol w:w="1111"/>
        <w:gridCol w:w="1113"/>
        <w:gridCol w:w="1118"/>
        <w:gridCol w:w="1111"/>
        <w:gridCol w:w="1121"/>
      </w:tblGrid>
      <w:tr w:rsidR="006A63D0" w14:paraId="306C88D6" w14:textId="77777777">
        <w:tc>
          <w:tcPr>
            <w:tcW w:w="1128" w:type="dxa"/>
            <w:shd w:val="clear" w:color="auto" w:fill="E6EEF5"/>
            <w:vAlign w:val="center"/>
          </w:tcPr>
          <w:p w14:paraId="60D98890" w14:textId="77777777" w:rsidR="006A63D0" w:rsidRDefault="00000000">
            <w:pPr>
              <w:jc w:val="center"/>
            </w:pPr>
            <w:r>
              <w:rPr>
                <w:b/>
                <w:sz w:val="18"/>
              </w:rPr>
              <w:t>Node</w:t>
            </w:r>
          </w:p>
        </w:tc>
        <w:tc>
          <w:tcPr>
            <w:tcW w:w="1128" w:type="dxa"/>
            <w:shd w:val="clear" w:color="auto" w:fill="E6EEF5"/>
            <w:vAlign w:val="center"/>
          </w:tcPr>
          <w:p w14:paraId="1458D6E7" w14:textId="77777777" w:rsidR="006A63D0" w:rsidRDefault="00000000">
            <w:pPr>
              <w:jc w:val="center"/>
            </w:pPr>
            <w:r>
              <w:rPr>
                <w:b/>
                <w:sz w:val="18"/>
              </w:rPr>
              <w:t>P (kbd)</w:t>
            </w:r>
          </w:p>
        </w:tc>
        <w:tc>
          <w:tcPr>
            <w:tcW w:w="1128" w:type="dxa"/>
            <w:shd w:val="clear" w:color="auto" w:fill="E6EEF5"/>
            <w:vAlign w:val="center"/>
          </w:tcPr>
          <w:p w14:paraId="2F39268C" w14:textId="77777777" w:rsidR="006A63D0" w:rsidRDefault="00000000">
            <w:pPr>
              <w:jc w:val="center"/>
            </w:pPr>
            <w:r>
              <w:rPr>
                <w:b/>
                <w:sz w:val="18"/>
              </w:rPr>
              <w:t>C (kbd)</w:t>
            </w:r>
          </w:p>
        </w:tc>
        <w:tc>
          <w:tcPr>
            <w:tcW w:w="1128" w:type="dxa"/>
            <w:shd w:val="clear" w:color="auto" w:fill="E6EEF5"/>
            <w:vAlign w:val="center"/>
          </w:tcPr>
          <w:p w14:paraId="3E889F67" w14:textId="77777777" w:rsidR="006A63D0" w:rsidRDefault="00000000">
            <w:pPr>
              <w:jc w:val="center"/>
            </w:pPr>
            <w:r>
              <w:rPr>
                <w:b/>
                <w:sz w:val="18"/>
              </w:rPr>
              <w:t>F_in (kbd)</w:t>
            </w:r>
          </w:p>
        </w:tc>
        <w:tc>
          <w:tcPr>
            <w:tcW w:w="1128" w:type="dxa"/>
            <w:shd w:val="clear" w:color="auto" w:fill="E6EEF5"/>
            <w:vAlign w:val="center"/>
          </w:tcPr>
          <w:p w14:paraId="1A580464" w14:textId="77777777" w:rsidR="006A63D0" w:rsidRDefault="00000000">
            <w:pPr>
              <w:jc w:val="center"/>
            </w:pPr>
            <w:r>
              <w:rPr>
                <w:b/>
                <w:sz w:val="18"/>
              </w:rPr>
              <w:t>F_out (kbd)</w:t>
            </w:r>
          </w:p>
        </w:tc>
        <w:tc>
          <w:tcPr>
            <w:tcW w:w="1128" w:type="dxa"/>
            <w:shd w:val="clear" w:color="auto" w:fill="E6EEF5"/>
            <w:vAlign w:val="center"/>
          </w:tcPr>
          <w:p w14:paraId="3DAD3F3A" w14:textId="77777777" w:rsidR="006A63D0" w:rsidRDefault="00000000">
            <w:pPr>
              <w:jc w:val="center"/>
            </w:pPr>
            <w:r>
              <w:rPr>
                <w:b/>
                <w:sz w:val="18"/>
              </w:rPr>
              <w:t>S (mbbl)</w:t>
            </w:r>
          </w:p>
        </w:tc>
        <w:tc>
          <w:tcPr>
            <w:tcW w:w="1128" w:type="dxa"/>
            <w:shd w:val="clear" w:color="auto" w:fill="E6EEF5"/>
            <w:vAlign w:val="center"/>
          </w:tcPr>
          <w:p w14:paraId="3A5F782D" w14:textId="77777777" w:rsidR="006A63D0" w:rsidRDefault="00000000">
            <w:pPr>
              <w:jc w:val="center"/>
            </w:pPr>
            <w:r>
              <w:rPr>
                <w:b/>
                <w:sz w:val="18"/>
              </w:rPr>
              <w:t>B (kbd)</w:t>
            </w:r>
          </w:p>
        </w:tc>
        <w:tc>
          <w:tcPr>
            <w:tcW w:w="1128" w:type="dxa"/>
            <w:shd w:val="clear" w:color="auto" w:fill="E6EEF5"/>
            <w:vAlign w:val="center"/>
          </w:tcPr>
          <w:p w14:paraId="7B922398" w14:textId="77777777" w:rsidR="006A63D0" w:rsidRDefault="00000000">
            <w:pPr>
              <w:jc w:val="center"/>
            </w:pPr>
            <w:r>
              <w:rPr>
                <w:b/>
                <w:sz w:val="18"/>
              </w:rPr>
              <w:t>Partition status</w:t>
            </w:r>
          </w:p>
        </w:tc>
      </w:tr>
      <w:tr w:rsidR="006A63D0" w14:paraId="32DE0117" w14:textId="77777777">
        <w:tc>
          <w:tcPr>
            <w:tcW w:w="1128" w:type="dxa"/>
            <w:vAlign w:val="center"/>
          </w:tcPr>
          <w:p w14:paraId="4ECA5514" w14:textId="77777777" w:rsidR="006A63D0" w:rsidRDefault="00000000">
            <w:r>
              <w:rPr>
                <w:rFonts w:ascii="Consolas" w:hAnsi="Consolas"/>
                <w:sz w:val="18"/>
              </w:rPr>
              <w:t>usa_view (USA)</w:t>
            </w:r>
          </w:p>
        </w:tc>
        <w:tc>
          <w:tcPr>
            <w:tcW w:w="1128" w:type="dxa"/>
            <w:vAlign w:val="center"/>
          </w:tcPr>
          <w:p w14:paraId="432ECA37" w14:textId="77777777" w:rsidR="006A63D0" w:rsidRDefault="00000000">
            <w:pPr>
              <w:jc w:val="right"/>
            </w:pPr>
            <w:r>
              <w:rPr>
                <w:sz w:val="18"/>
              </w:rPr>
              <w:t>13,437</w:t>
            </w:r>
          </w:p>
        </w:tc>
        <w:tc>
          <w:tcPr>
            <w:tcW w:w="1128" w:type="dxa"/>
            <w:vAlign w:val="center"/>
          </w:tcPr>
          <w:p w14:paraId="751073AC" w14:textId="77777777" w:rsidR="006A63D0" w:rsidRDefault="00000000">
            <w:pPr>
              <w:jc w:val="right"/>
            </w:pPr>
            <w:r>
              <w:rPr>
                <w:sz w:val="18"/>
              </w:rPr>
              <w:t>16,772</w:t>
            </w:r>
          </w:p>
        </w:tc>
        <w:tc>
          <w:tcPr>
            <w:tcW w:w="1128" w:type="dxa"/>
            <w:vAlign w:val="center"/>
          </w:tcPr>
          <w:p w14:paraId="13328992" w14:textId="77777777" w:rsidR="006A63D0" w:rsidRDefault="00000000">
            <w:pPr>
              <w:jc w:val="right"/>
            </w:pPr>
            <w:r>
              <w:rPr>
                <w:sz w:val="18"/>
              </w:rPr>
              <w:t>6,557</w:t>
            </w:r>
          </w:p>
        </w:tc>
        <w:tc>
          <w:tcPr>
            <w:tcW w:w="1128" w:type="dxa"/>
            <w:vAlign w:val="center"/>
          </w:tcPr>
          <w:p w14:paraId="14D451BA" w14:textId="77777777" w:rsidR="006A63D0" w:rsidRDefault="00000000">
            <w:pPr>
              <w:jc w:val="right"/>
            </w:pPr>
            <w:r>
              <w:rPr>
                <w:sz w:val="18"/>
              </w:rPr>
              <w:t>3,752</w:t>
            </w:r>
          </w:p>
        </w:tc>
        <w:tc>
          <w:tcPr>
            <w:tcW w:w="1128" w:type="dxa"/>
            <w:vAlign w:val="center"/>
          </w:tcPr>
          <w:p w14:paraId="304FFC13" w14:textId="77777777" w:rsidR="006A63D0" w:rsidRDefault="00000000">
            <w:pPr>
              <w:jc w:val="right"/>
            </w:pPr>
            <w:r>
              <w:rPr>
                <w:sz w:val="18"/>
              </w:rPr>
              <w:t>806,948</w:t>
            </w:r>
          </w:p>
        </w:tc>
        <w:tc>
          <w:tcPr>
            <w:tcW w:w="1128" w:type="dxa"/>
            <w:vAlign w:val="center"/>
          </w:tcPr>
          <w:p w14:paraId="078644E4" w14:textId="77777777" w:rsidR="006A63D0" w:rsidRDefault="00000000">
            <w:pPr>
              <w:jc w:val="right"/>
            </w:pPr>
            <w:r>
              <w:rPr>
                <w:sz w:val="18"/>
              </w:rPr>
              <w:t>−379</w:t>
            </w:r>
          </w:p>
        </w:tc>
        <w:tc>
          <w:tcPr>
            <w:tcW w:w="1128" w:type="dxa"/>
            <w:vAlign w:val="center"/>
          </w:tcPr>
          <w:p w14:paraId="450D8617" w14:textId="77777777" w:rsidR="006A63D0" w:rsidRDefault="00000000">
            <w:r>
              <w:rPr>
                <w:sz w:val="18"/>
              </w:rPr>
              <w:t>ok (closure exact)</w:t>
            </w:r>
          </w:p>
        </w:tc>
      </w:tr>
      <w:tr w:rsidR="006A63D0" w14:paraId="42538232" w14:textId="77777777">
        <w:tc>
          <w:tcPr>
            <w:tcW w:w="1128" w:type="dxa"/>
            <w:vAlign w:val="center"/>
          </w:tcPr>
          <w:p w14:paraId="09DC95F1" w14:textId="77777777" w:rsidR="006A63D0" w:rsidRDefault="00000000">
            <w:r>
              <w:rPr>
                <w:rFonts w:ascii="Consolas" w:hAnsi="Consolas"/>
                <w:sz w:val="18"/>
              </w:rPr>
              <w:t>├ padd1_view (East Coast)</w:t>
            </w:r>
          </w:p>
        </w:tc>
        <w:tc>
          <w:tcPr>
            <w:tcW w:w="1128" w:type="dxa"/>
            <w:vAlign w:val="center"/>
          </w:tcPr>
          <w:p w14:paraId="6E70F612" w14:textId="77777777" w:rsidR="006A63D0" w:rsidRDefault="00000000">
            <w:pPr>
              <w:jc w:val="right"/>
            </w:pPr>
            <w:r>
              <w:rPr>
                <w:sz w:val="18"/>
              </w:rPr>
              <w:t>46</w:t>
            </w:r>
          </w:p>
        </w:tc>
        <w:tc>
          <w:tcPr>
            <w:tcW w:w="1128" w:type="dxa"/>
            <w:vAlign w:val="center"/>
          </w:tcPr>
          <w:p w14:paraId="7E9D013A" w14:textId="77777777" w:rsidR="006A63D0" w:rsidRDefault="00000000">
            <w:pPr>
              <w:jc w:val="right"/>
            </w:pPr>
            <w:r>
              <w:rPr>
                <w:sz w:val="18"/>
              </w:rPr>
              <w:t>745</w:t>
            </w:r>
          </w:p>
        </w:tc>
        <w:tc>
          <w:tcPr>
            <w:tcW w:w="1128" w:type="dxa"/>
            <w:vAlign w:val="center"/>
          </w:tcPr>
          <w:p w14:paraId="68451577" w14:textId="77777777" w:rsidR="006A63D0" w:rsidRDefault="00000000">
            <w:pPr>
              <w:jc w:val="right"/>
            </w:pPr>
            <w:r>
              <w:rPr>
                <w:sz w:val="18"/>
              </w:rPr>
              <w:t>705</w:t>
            </w:r>
          </w:p>
        </w:tc>
        <w:tc>
          <w:tcPr>
            <w:tcW w:w="1128" w:type="dxa"/>
            <w:vAlign w:val="center"/>
          </w:tcPr>
          <w:p w14:paraId="3D5558C3" w14:textId="77777777" w:rsidR="006A63D0" w:rsidRDefault="00000000">
            <w:pPr>
              <w:jc w:val="right"/>
            </w:pPr>
            <w:r>
              <w:rPr>
                <w:sz w:val="18"/>
              </w:rPr>
              <w:t>92</w:t>
            </w:r>
          </w:p>
        </w:tc>
        <w:tc>
          <w:tcPr>
            <w:tcW w:w="1128" w:type="dxa"/>
            <w:vAlign w:val="center"/>
          </w:tcPr>
          <w:p w14:paraId="0E3B0536" w14:textId="77777777" w:rsidR="006A63D0" w:rsidRDefault="00000000">
            <w:pPr>
              <w:jc w:val="right"/>
            </w:pPr>
            <w:r>
              <w:rPr>
                <w:sz w:val="18"/>
              </w:rPr>
              <w:t>7,872</w:t>
            </w:r>
          </w:p>
        </w:tc>
        <w:tc>
          <w:tcPr>
            <w:tcW w:w="1128" w:type="dxa"/>
            <w:vAlign w:val="center"/>
          </w:tcPr>
          <w:p w14:paraId="0943B054" w14:textId="77777777" w:rsidR="006A63D0" w:rsidRDefault="00000000">
            <w:pPr>
              <w:jc w:val="right"/>
            </w:pPr>
            <w:r>
              <w:rPr>
                <w:sz w:val="18"/>
              </w:rPr>
              <w:t>−108</w:t>
            </w:r>
          </w:p>
        </w:tc>
        <w:tc>
          <w:tcPr>
            <w:tcW w:w="1128" w:type="dxa"/>
            <w:vAlign w:val="center"/>
          </w:tcPr>
          <w:p w14:paraId="04D0337A" w14:textId="77777777" w:rsidR="006A63D0" w:rsidRDefault="00000000">
            <w:r>
              <w:rPr>
                <w:sz w:val="18"/>
              </w:rPr>
              <w:t>ok</w:t>
            </w:r>
          </w:p>
        </w:tc>
      </w:tr>
      <w:tr w:rsidR="006A63D0" w14:paraId="2B73EE7C" w14:textId="77777777">
        <w:tc>
          <w:tcPr>
            <w:tcW w:w="1128" w:type="dxa"/>
            <w:vAlign w:val="center"/>
          </w:tcPr>
          <w:p w14:paraId="18B69ED2" w14:textId="77777777" w:rsidR="006A63D0" w:rsidRDefault="00000000">
            <w:r>
              <w:rPr>
                <w:rFonts w:ascii="Consolas" w:hAnsi="Consolas"/>
                <w:sz w:val="18"/>
              </w:rPr>
              <w:t>├ padd2_view (Midwest)</w:t>
            </w:r>
          </w:p>
        </w:tc>
        <w:tc>
          <w:tcPr>
            <w:tcW w:w="1128" w:type="dxa"/>
            <w:vAlign w:val="center"/>
          </w:tcPr>
          <w:p w14:paraId="30F78BEC" w14:textId="77777777" w:rsidR="006A63D0" w:rsidRDefault="00000000">
            <w:pPr>
              <w:jc w:val="right"/>
            </w:pPr>
            <w:r>
              <w:rPr>
                <w:sz w:val="18"/>
              </w:rPr>
              <w:t>1,837</w:t>
            </w:r>
          </w:p>
        </w:tc>
        <w:tc>
          <w:tcPr>
            <w:tcW w:w="1128" w:type="dxa"/>
            <w:vAlign w:val="center"/>
          </w:tcPr>
          <w:p w14:paraId="23BFA7F7" w14:textId="77777777" w:rsidR="006A63D0" w:rsidRDefault="00000000">
            <w:pPr>
              <w:jc w:val="right"/>
            </w:pPr>
            <w:r>
              <w:rPr>
                <w:sz w:val="18"/>
              </w:rPr>
              <w:t>3,942</w:t>
            </w:r>
          </w:p>
        </w:tc>
        <w:tc>
          <w:tcPr>
            <w:tcW w:w="1128" w:type="dxa"/>
            <w:vAlign w:val="center"/>
          </w:tcPr>
          <w:p w14:paraId="0A9B704C" w14:textId="77777777" w:rsidR="006A63D0" w:rsidRDefault="00000000">
            <w:pPr>
              <w:jc w:val="right"/>
            </w:pPr>
            <w:r>
              <w:rPr>
                <w:sz w:val="18"/>
              </w:rPr>
              <w:t>4,503</w:t>
            </w:r>
          </w:p>
        </w:tc>
        <w:tc>
          <w:tcPr>
            <w:tcW w:w="1128" w:type="dxa"/>
            <w:vAlign w:val="center"/>
          </w:tcPr>
          <w:p w14:paraId="082FC49E" w14:textId="77777777" w:rsidR="006A63D0" w:rsidRDefault="00000000">
            <w:pPr>
              <w:jc w:val="right"/>
            </w:pPr>
            <w:r>
              <w:rPr>
                <w:sz w:val="18"/>
              </w:rPr>
              <w:t>2,426</w:t>
            </w:r>
          </w:p>
        </w:tc>
        <w:tc>
          <w:tcPr>
            <w:tcW w:w="1128" w:type="dxa"/>
            <w:vAlign w:val="center"/>
          </w:tcPr>
          <w:p w14:paraId="2B968CEF" w14:textId="77777777" w:rsidR="006A63D0" w:rsidRDefault="00000000">
            <w:pPr>
              <w:jc w:val="right"/>
            </w:pPr>
            <w:r>
              <w:rPr>
                <w:sz w:val="18"/>
              </w:rPr>
              <w:t>103,681</w:t>
            </w:r>
          </w:p>
        </w:tc>
        <w:tc>
          <w:tcPr>
            <w:tcW w:w="1128" w:type="dxa"/>
            <w:vAlign w:val="center"/>
          </w:tcPr>
          <w:p w14:paraId="49A974C1" w14:textId="77777777" w:rsidR="006A63D0" w:rsidRDefault="00000000">
            <w:pPr>
              <w:jc w:val="right"/>
            </w:pPr>
            <w:r>
              <w:rPr>
                <w:sz w:val="18"/>
              </w:rPr>
              <w:t>−128</w:t>
            </w:r>
          </w:p>
        </w:tc>
        <w:tc>
          <w:tcPr>
            <w:tcW w:w="1128" w:type="dxa"/>
            <w:vAlign w:val="center"/>
          </w:tcPr>
          <w:p w14:paraId="04F0F858" w14:textId="77777777" w:rsidR="006A63D0" w:rsidRDefault="00000000">
            <w:r>
              <w:rPr>
                <w:sz w:val="18"/>
              </w:rPr>
              <w:t>ok</w:t>
            </w:r>
          </w:p>
        </w:tc>
      </w:tr>
      <w:tr w:rsidR="006A63D0" w14:paraId="4CEB7D0A" w14:textId="77777777">
        <w:tc>
          <w:tcPr>
            <w:tcW w:w="1128" w:type="dxa"/>
            <w:vAlign w:val="center"/>
          </w:tcPr>
          <w:p w14:paraId="1990CC76" w14:textId="77777777" w:rsidR="006A63D0" w:rsidRDefault="00000000">
            <w:r>
              <w:rPr>
                <w:rFonts w:ascii="Consolas" w:hAnsi="Consolas"/>
                <w:sz w:val="18"/>
              </w:rPr>
              <w:t>├ padd3_view (Gulf Coast)</w:t>
            </w:r>
          </w:p>
        </w:tc>
        <w:tc>
          <w:tcPr>
            <w:tcW w:w="1128" w:type="dxa"/>
            <w:vAlign w:val="center"/>
          </w:tcPr>
          <w:p w14:paraId="6300944C" w14:textId="77777777" w:rsidR="006A63D0" w:rsidRDefault="00000000">
            <w:pPr>
              <w:jc w:val="right"/>
            </w:pPr>
            <w:r>
              <w:rPr>
                <w:sz w:val="18"/>
              </w:rPr>
              <w:t>9,791</w:t>
            </w:r>
          </w:p>
        </w:tc>
        <w:tc>
          <w:tcPr>
            <w:tcW w:w="1128" w:type="dxa"/>
            <w:vAlign w:val="center"/>
          </w:tcPr>
          <w:p w14:paraId="284601C0" w14:textId="77777777" w:rsidR="006A63D0" w:rsidRDefault="00000000">
            <w:pPr>
              <w:jc w:val="right"/>
            </w:pPr>
            <w:r>
              <w:rPr>
                <w:sz w:val="18"/>
              </w:rPr>
              <w:t>9,390</w:t>
            </w:r>
          </w:p>
        </w:tc>
        <w:tc>
          <w:tcPr>
            <w:tcW w:w="1128" w:type="dxa"/>
            <w:vAlign w:val="center"/>
          </w:tcPr>
          <w:p w14:paraId="20BDE9EF" w14:textId="77777777" w:rsidR="006A63D0" w:rsidRDefault="00000000">
            <w:pPr>
              <w:jc w:val="right"/>
            </w:pPr>
            <w:r>
              <w:rPr>
                <w:sz w:val="18"/>
              </w:rPr>
              <w:t>3,631</w:t>
            </w:r>
          </w:p>
        </w:tc>
        <w:tc>
          <w:tcPr>
            <w:tcW w:w="1128" w:type="dxa"/>
            <w:vAlign w:val="center"/>
          </w:tcPr>
          <w:p w14:paraId="30C43EBB" w14:textId="77777777" w:rsidR="006A63D0" w:rsidRDefault="00000000">
            <w:pPr>
              <w:jc w:val="right"/>
            </w:pPr>
            <w:r>
              <w:rPr>
                <w:sz w:val="18"/>
              </w:rPr>
              <w:t>4,266</w:t>
            </w:r>
          </w:p>
        </w:tc>
        <w:tc>
          <w:tcPr>
            <w:tcW w:w="1128" w:type="dxa"/>
            <w:vAlign w:val="center"/>
          </w:tcPr>
          <w:p w14:paraId="73A75BA8" w14:textId="77777777" w:rsidR="006A63D0" w:rsidRDefault="00000000">
            <w:pPr>
              <w:jc w:val="right"/>
            </w:pPr>
            <w:r>
              <w:rPr>
                <w:sz w:val="18"/>
              </w:rPr>
              <w:t>621,631</w:t>
            </w:r>
          </w:p>
        </w:tc>
        <w:tc>
          <w:tcPr>
            <w:tcW w:w="1128" w:type="dxa"/>
            <w:vAlign w:val="center"/>
          </w:tcPr>
          <w:p w14:paraId="7674200F" w14:textId="77777777" w:rsidR="006A63D0" w:rsidRDefault="00000000">
            <w:pPr>
              <w:jc w:val="right"/>
            </w:pPr>
            <w:r>
              <w:rPr>
                <w:sz w:val="18"/>
              </w:rPr>
              <w:t>−105</w:t>
            </w:r>
          </w:p>
        </w:tc>
        <w:tc>
          <w:tcPr>
            <w:tcW w:w="1128" w:type="dxa"/>
            <w:vAlign w:val="center"/>
          </w:tcPr>
          <w:p w14:paraId="5FFECC2B" w14:textId="77777777" w:rsidR="006A63D0" w:rsidRDefault="00000000">
            <w:r>
              <w:rPr>
                <w:sz w:val="18"/>
              </w:rPr>
              <w:t>ok</w:t>
            </w:r>
          </w:p>
        </w:tc>
      </w:tr>
      <w:tr w:rsidR="006A63D0" w14:paraId="16F77C0A" w14:textId="77777777">
        <w:tc>
          <w:tcPr>
            <w:tcW w:w="1128" w:type="dxa"/>
            <w:vAlign w:val="center"/>
          </w:tcPr>
          <w:p w14:paraId="0128C64C" w14:textId="77777777" w:rsidR="006A63D0" w:rsidRDefault="00000000">
            <w:r>
              <w:rPr>
                <w:rFonts w:ascii="Consolas" w:hAnsi="Consolas"/>
                <w:sz w:val="18"/>
              </w:rPr>
              <w:lastRenderedPageBreak/>
              <w:t>├ padd4_view (Rocky Mountain)</w:t>
            </w:r>
          </w:p>
        </w:tc>
        <w:tc>
          <w:tcPr>
            <w:tcW w:w="1128" w:type="dxa"/>
            <w:vAlign w:val="center"/>
          </w:tcPr>
          <w:p w14:paraId="144C0709" w14:textId="77777777" w:rsidR="006A63D0" w:rsidRDefault="00000000">
            <w:pPr>
              <w:jc w:val="right"/>
            </w:pPr>
            <w:r>
              <w:rPr>
                <w:sz w:val="18"/>
              </w:rPr>
              <w:t>1,051</w:t>
            </w:r>
          </w:p>
        </w:tc>
        <w:tc>
          <w:tcPr>
            <w:tcW w:w="1128" w:type="dxa"/>
            <w:vAlign w:val="center"/>
          </w:tcPr>
          <w:p w14:paraId="43B6AB4E" w14:textId="77777777" w:rsidR="006A63D0" w:rsidRDefault="00000000">
            <w:pPr>
              <w:jc w:val="right"/>
            </w:pPr>
            <w:r>
              <w:rPr>
                <w:sz w:val="18"/>
              </w:rPr>
              <w:t>569</w:t>
            </w:r>
          </w:p>
        </w:tc>
        <w:tc>
          <w:tcPr>
            <w:tcW w:w="1128" w:type="dxa"/>
            <w:vAlign w:val="center"/>
          </w:tcPr>
          <w:p w14:paraId="51D695CE" w14:textId="77777777" w:rsidR="006A63D0" w:rsidRDefault="00000000">
            <w:pPr>
              <w:jc w:val="right"/>
            </w:pPr>
            <w:r>
              <w:rPr>
                <w:sz w:val="18"/>
              </w:rPr>
              <w:t>553</w:t>
            </w:r>
          </w:p>
        </w:tc>
        <w:tc>
          <w:tcPr>
            <w:tcW w:w="1128" w:type="dxa"/>
            <w:vAlign w:val="center"/>
          </w:tcPr>
          <w:p w14:paraId="303DE67D" w14:textId="77777777" w:rsidR="006A63D0" w:rsidRDefault="00000000">
            <w:pPr>
              <w:jc w:val="right"/>
            </w:pPr>
            <w:r>
              <w:rPr>
                <w:sz w:val="18"/>
              </w:rPr>
              <w:t>988</w:t>
            </w:r>
          </w:p>
        </w:tc>
        <w:tc>
          <w:tcPr>
            <w:tcW w:w="1128" w:type="dxa"/>
            <w:vAlign w:val="center"/>
          </w:tcPr>
          <w:p w14:paraId="51C01D67" w14:textId="77777777" w:rsidR="006A63D0" w:rsidRDefault="00000000">
            <w:pPr>
              <w:jc w:val="right"/>
            </w:pPr>
            <w:r>
              <w:rPr>
                <w:sz w:val="18"/>
              </w:rPr>
              <w:t>24,434</w:t>
            </w:r>
          </w:p>
        </w:tc>
        <w:tc>
          <w:tcPr>
            <w:tcW w:w="1128" w:type="dxa"/>
            <w:vAlign w:val="center"/>
          </w:tcPr>
          <w:p w14:paraId="5234EA02" w14:textId="77777777" w:rsidR="006A63D0" w:rsidRDefault="00000000">
            <w:pPr>
              <w:jc w:val="right"/>
            </w:pPr>
            <w:r>
              <w:rPr>
                <w:sz w:val="18"/>
              </w:rPr>
              <w:t>−32</w:t>
            </w:r>
          </w:p>
        </w:tc>
        <w:tc>
          <w:tcPr>
            <w:tcW w:w="1128" w:type="dxa"/>
            <w:vAlign w:val="center"/>
          </w:tcPr>
          <w:p w14:paraId="530236A7" w14:textId="77777777" w:rsidR="006A63D0" w:rsidRDefault="00000000">
            <w:r>
              <w:rPr>
                <w:sz w:val="18"/>
              </w:rPr>
              <w:t>ok</w:t>
            </w:r>
          </w:p>
        </w:tc>
      </w:tr>
      <w:tr w:rsidR="006A63D0" w14:paraId="7BD7CE55" w14:textId="77777777">
        <w:tc>
          <w:tcPr>
            <w:tcW w:w="1128" w:type="dxa"/>
            <w:vAlign w:val="center"/>
          </w:tcPr>
          <w:p w14:paraId="2F5E372B" w14:textId="77777777" w:rsidR="006A63D0" w:rsidRDefault="00000000">
            <w:r>
              <w:rPr>
                <w:rFonts w:ascii="Consolas" w:hAnsi="Consolas"/>
                <w:sz w:val="18"/>
              </w:rPr>
              <w:t>└ padd5_view (West Coast)</w:t>
            </w:r>
          </w:p>
        </w:tc>
        <w:tc>
          <w:tcPr>
            <w:tcW w:w="1128" w:type="dxa"/>
            <w:vAlign w:val="center"/>
          </w:tcPr>
          <w:p w14:paraId="4C77348D" w14:textId="77777777" w:rsidR="006A63D0" w:rsidRDefault="00000000">
            <w:pPr>
              <w:jc w:val="right"/>
            </w:pPr>
            <w:r>
              <w:rPr>
                <w:sz w:val="18"/>
              </w:rPr>
              <w:t>714</w:t>
            </w:r>
          </w:p>
        </w:tc>
        <w:tc>
          <w:tcPr>
            <w:tcW w:w="1128" w:type="dxa"/>
            <w:vAlign w:val="center"/>
          </w:tcPr>
          <w:p w14:paraId="1427ED73" w14:textId="77777777" w:rsidR="006A63D0" w:rsidRDefault="00000000">
            <w:pPr>
              <w:jc w:val="right"/>
            </w:pPr>
            <w:r>
              <w:rPr>
                <w:sz w:val="18"/>
              </w:rPr>
              <w:t>2,126</w:t>
            </w:r>
          </w:p>
        </w:tc>
        <w:tc>
          <w:tcPr>
            <w:tcW w:w="1128" w:type="dxa"/>
            <w:vAlign w:val="center"/>
          </w:tcPr>
          <w:p w14:paraId="5ACD21A7" w14:textId="77777777" w:rsidR="006A63D0" w:rsidRDefault="00000000">
            <w:pPr>
              <w:jc w:val="right"/>
            </w:pPr>
            <w:r>
              <w:rPr>
                <w:sz w:val="18"/>
              </w:rPr>
              <w:t>1,185</w:t>
            </w:r>
          </w:p>
        </w:tc>
        <w:tc>
          <w:tcPr>
            <w:tcW w:w="1128" w:type="dxa"/>
            <w:vAlign w:val="center"/>
          </w:tcPr>
          <w:p w14:paraId="0A90EB72" w14:textId="77777777" w:rsidR="006A63D0" w:rsidRDefault="00000000">
            <w:pPr>
              <w:jc w:val="right"/>
            </w:pPr>
            <w:r>
              <w:rPr>
                <w:sz w:val="18"/>
              </w:rPr>
              <w:t>0</w:t>
            </w:r>
          </w:p>
        </w:tc>
        <w:tc>
          <w:tcPr>
            <w:tcW w:w="1128" w:type="dxa"/>
            <w:vAlign w:val="center"/>
          </w:tcPr>
          <w:p w14:paraId="74A53DD7" w14:textId="77777777" w:rsidR="006A63D0" w:rsidRDefault="00000000">
            <w:pPr>
              <w:jc w:val="right"/>
            </w:pPr>
            <w:r>
              <w:rPr>
                <w:sz w:val="18"/>
              </w:rPr>
              <w:t>49,330</w:t>
            </w:r>
          </w:p>
        </w:tc>
        <w:tc>
          <w:tcPr>
            <w:tcW w:w="1128" w:type="dxa"/>
            <w:vAlign w:val="center"/>
          </w:tcPr>
          <w:p w14:paraId="0242619D" w14:textId="77777777" w:rsidR="006A63D0" w:rsidRDefault="00000000">
            <w:pPr>
              <w:jc w:val="right"/>
            </w:pPr>
            <w:r>
              <w:rPr>
                <w:sz w:val="18"/>
              </w:rPr>
              <w:t>−7</w:t>
            </w:r>
          </w:p>
        </w:tc>
        <w:tc>
          <w:tcPr>
            <w:tcW w:w="1128" w:type="dxa"/>
            <w:vAlign w:val="center"/>
          </w:tcPr>
          <w:p w14:paraId="47A764EE" w14:textId="77777777" w:rsidR="006A63D0" w:rsidRDefault="00000000">
            <w:r>
              <w:rPr>
                <w:sz w:val="18"/>
              </w:rPr>
              <w:t>ok</w:t>
            </w:r>
          </w:p>
        </w:tc>
      </w:tr>
    </w:tbl>
    <w:p w14:paraId="21139BDA"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r>
        <w:rPr>
          <w:rFonts w:ascii="Consolas" w:eastAsia="Consolas" w:hAnsi="Consolas" w:cs="Consolas"/>
        </w:rPr>
        <w:t>variable_assignments</w:t>
      </w:r>
      <w:r>
        <w:t xml:space="preserve"> rows tagged with the </w:t>
      </w:r>
      <w:r>
        <w:rPr>
          <w:rFonts w:ascii="Consolas" w:eastAsia="Consolas" w:hAnsi="Consolas" w:cs="Consolas"/>
        </w:rPr>
        <w:t>scenario_id</w:t>
      </w:r>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The schema-level CHECK on assignment rows means each row binds the variable either to a time series (authoritative) or to a formula (derived), never both, never neither. The set of assignments under a scenario therefore encodes, for every variable, exactly which resolution is authoritative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lastRenderedPageBreak/>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r>
        <w:rPr>
          <w:rFonts w:ascii="Consolas" w:eastAsia="Consolas" w:hAnsi="Consolas" w:cs="Consolas"/>
        </w:rPr>
        <w:t>starter_basin</w:t>
      </w:r>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84EAF2C" w14:textId="77777777" w:rsidR="006E3777" w:rsidRDefault="006E3777">
      <w:pPr>
        <w:spacing w:after="160" w:line="319" w:lineRule="auto"/>
        <w:jc w:val="center"/>
        <w:rPr>
          <w:kern w:val="2"/>
          <w14:ligatures w14:val="standardContextual"/>
        </w:rPr>
      </w:pPr>
      <w:r>
        <w:rPr>
          <w:noProof/>
        </w:rPr>
        <w:drawing>
          <wp:inline distT="0" distB="0" distL="0" distR="0" wp14:anchorId="4C019232" wp14:editId="735275DB">
            <wp:extent cx="5486400" cy="2490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5"/>
                    <a:stretch>
                      <a:fillRect/>
                    </a:stretch>
                  </pic:blipFill>
                  <pic:spPr>
                    <a:xfrm>
                      <a:off x="0" y="0"/>
                      <a:ext cx="5486400" cy="2490673"/>
                    </a:xfrm>
                    <a:prstGeom prst="rect">
                      <a:avLst/>
                    </a:prstGeom>
                  </pic:spPr>
                </pic:pic>
              </a:graphicData>
            </a:graphic>
          </wp:inline>
        </w:drawing>
      </w:r>
    </w:p>
    <w:p w14:paraId="4DA2EE92"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r>
        <w:rPr>
          <w:rFonts w:ascii="Consolas" w:eastAsia="Consolas" w:hAnsi="Consolas" w:cs="Consolas"/>
        </w:rPr>
        <w:t>asset_graph.json</w:t>
      </w:r>
      <w:r>
        <w:t xml:space="preserve"> is loaded into the persistent asset graph (</w:t>
      </w:r>
      <w:r>
        <w:rPr>
          <w:rFonts w:ascii="Consolas" w:eastAsia="Consolas" w:hAnsi="Consolas" w:cs="Consolas"/>
        </w:rPr>
        <w:t>load_asset_graph.ipynb</w:t>
      </w:r>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xml:space="preserve">). The EIA </w:t>
      </w:r>
      <w:r>
        <w:lastRenderedPageBreak/>
        <w:t>series catalogue and monthly facts are loaded (</w:t>
      </w:r>
      <w:r>
        <w:rPr>
          <w:rFonts w:ascii="Consolas" w:eastAsia="Consolas" w:hAnsi="Consolas" w:cs="Consolas"/>
        </w:rPr>
        <w:t>assign_eia.ipynb</w:t>
      </w:r>
      <w:r>
        <w:t xml:space="preserve"> writes to </w:t>
      </w:r>
      <w:r>
        <w:rPr>
          <w:rFonts w:ascii="Consolas" w:eastAsia="Consolas" w:hAnsi="Consolas" w:cs="Consolas"/>
        </w:rPr>
        <w:t>timeseries</w:t>
      </w:r>
      <w:r>
        <w:t xml:space="preserve">, </w:t>
      </w:r>
      <w:r>
        <w:rPr>
          <w:rFonts w:ascii="Consolas" w:eastAsia="Consolas" w:hAnsi="Consolas" w:cs="Consolas"/>
        </w:rPr>
        <w:t>timeseries_data</w:t>
      </w:r>
      <w:r>
        <w:t>). The per-scenario assignment rows are produced (</w:t>
      </w:r>
      <w:r>
        <w:rPr>
          <w:rFonts w:ascii="Consolas" w:eastAsia="Consolas" w:hAnsi="Consolas" w:cs="Consolas"/>
        </w:rPr>
        <w:t>assign_formulas.ipynb</w:t>
      </w:r>
      <w:r>
        <w:t xml:space="preserve"> writes to </w:t>
      </w:r>
      <w:r>
        <w:rPr>
          <w:rFonts w:ascii="Consolas" w:eastAsia="Consolas" w:hAnsi="Consolas" w:cs="Consolas"/>
        </w:rPr>
        <w:t>variable_assignments</w:t>
      </w:r>
      <w:r>
        <w:t>). The node-type default formulas are populated (</w:t>
      </w:r>
      <w:r>
        <w:rPr>
          <w:rFonts w:ascii="Consolas" w:eastAsia="Consolas" w:hAnsi="Consolas" w:cs="Consolas"/>
        </w:rPr>
        <w:t>populate_node_type_defaults.py</w:t>
      </w:r>
      <w:r>
        <w:t xml:space="preserve"> writes to </w:t>
      </w:r>
      <w:r>
        <w:rPr>
          <w:rFonts w:ascii="Consolas" w:eastAsia="Consolas" w:hAnsi="Consolas" w:cs="Consolas"/>
        </w:rPr>
        <w:t>node_type_default_formulas</w:t>
      </w:r>
      <w:r>
        <w:t xml:space="preserve">). Migration scripts (the </w:t>
      </w:r>
      <w:r>
        <w:rPr>
          <w:rFonts w:ascii="Consolas" w:eastAsia="Consolas" w:hAnsi="Consolas" w:cs="Consolas"/>
        </w:rPr>
        <w:t>add_*.py</w:t>
      </w:r>
      <w:r>
        <w:t xml:space="preserve">, </w:t>
      </w:r>
      <w:r>
        <w:rPr>
          <w:rFonts w:ascii="Consolas" w:eastAsia="Consolas" w:hAnsi="Consolas" w:cs="Consolas"/>
        </w:rPr>
        <w:t>split_*.py</w:t>
      </w:r>
      <w:r>
        <w:t xml:space="preserve">, </w:t>
      </w:r>
      <w:r>
        <w:rPr>
          <w:rFonts w:ascii="Consolas" w:eastAsia="Consolas" w:hAnsi="Consolas" w:cs="Consolas"/>
        </w:rPr>
        <w:t>apply_*.py</w:t>
      </w:r>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r>
        <w:rPr>
          <w:rFonts w:ascii="Consolas" w:eastAsia="Consolas" w:hAnsi="Consolas" w:cs="Consolas"/>
        </w:rPr>
        <w:t>scenario_resolved_values</w:t>
      </w:r>
      <w:r>
        <w:t xml:space="preserve">. An audit row is written to </w:t>
      </w:r>
      <w:r>
        <w:rPr>
          <w:rFonts w:ascii="Consolas" w:eastAsia="Consolas" w:hAnsi="Consolas" w:cs="Consolas"/>
        </w:rPr>
        <w:t>scenario_resolver_runs</w:t>
      </w:r>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r>
        <w:rPr>
          <w:rFonts w:ascii="Consolas" w:eastAsia="Consolas" w:hAnsi="Consolas" w:cs="Consolas"/>
        </w:rPr>
        <w:t>scenario_html_artefacts</w:t>
      </w:r>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r>
        <w:rPr>
          <w:rFonts w:ascii="Consolas" w:eastAsia="Consolas" w:hAnsi="Consolas" w:cs="Consolas"/>
          <w:sz w:val="20"/>
          <w:szCs w:val="20"/>
        </w:rPr>
        <w:t>inputs : variables + variable_assignments + timeseries_data</w:t>
      </w:r>
    </w:p>
    <w:p w14:paraId="36BCFC3D" w14:textId="77777777" w:rsidR="008E1B31" w:rsidRDefault="00000000">
      <w:pPr>
        <w:shd w:val="clear" w:color="auto" w:fill="F4F4F4"/>
      </w:pPr>
      <w:r>
        <w:rPr>
          <w:rFonts w:ascii="Consolas" w:eastAsia="Consolas" w:hAnsi="Consolas" w:cs="Consolas"/>
          <w:sz w:val="20"/>
          <w:szCs w:val="20"/>
        </w:rPr>
        <w:t xml:space="preserve">         + the active scenario_id</w:t>
      </w:r>
    </w:p>
    <w:p w14:paraId="36BCFC3E" w14:textId="77777777" w:rsidR="008E1B31" w:rsidRDefault="00000000">
      <w:pPr>
        <w:shd w:val="clear" w:color="auto" w:fill="F4F4F4"/>
      </w:pPr>
      <w:r>
        <w:rPr>
          <w:rFonts w:ascii="Consolas" w:eastAsia="Consolas" w:hAnsi="Consolas" w:cs="Consolas"/>
          <w:sz w:val="20"/>
          <w:szCs w:val="20"/>
        </w:rPr>
        <w:t>output : one row per (variable, date) in scenario_resolved_values</w:t>
      </w:r>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r>
        <w:rPr>
          <w:rFonts w:ascii="Consolas" w:eastAsia="Consolas" w:hAnsi="Consolas" w:cs="Consolas"/>
        </w:rPr>
        <w:t>oil_network.scenario_resolved_values</w:t>
      </w:r>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CREATE TABLE oil_network.scenario_resolved_values (</w:t>
      </w:r>
    </w:p>
    <w:p w14:paraId="36BCFC44" w14:textId="77777777" w:rsidR="008E1B31" w:rsidRDefault="00000000">
      <w:pPr>
        <w:shd w:val="clear" w:color="auto" w:fill="F4F4F4"/>
      </w:pPr>
      <w:r>
        <w:rPr>
          <w:rFonts w:ascii="Consolas" w:eastAsia="Consolas" w:hAnsi="Consolas" w:cs="Consolas"/>
          <w:sz w:val="20"/>
          <w:szCs w:val="20"/>
        </w:rPr>
        <w:t xml:space="preserve">    scenario_id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variable_id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observation_date  DATE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formula_used      TEXT,</w:t>
      </w:r>
    </w:p>
    <w:p w14:paraId="36BCFC4B" w14:textId="77777777" w:rsidR="008E1B31" w:rsidRDefault="00000000">
      <w:pPr>
        <w:shd w:val="clear" w:color="auto" w:fill="F4F4F4"/>
      </w:pPr>
      <w:r>
        <w:rPr>
          <w:rFonts w:ascii="Consolas" w:eastAsia="Consolas" w:hAnsi="Consolas" w:cs="Consolas"/>
          <w:sz w:val="20"/>
          <w:szCs w:val="20"/>
        </w:rPr>
        <w:t xml:space="preserve">    timeseries_id     TEXT,</w:t>
      </w:r>
    </w:p>
    <w:p w14:paraId="36BCFC4C" w14:textId="77777777" w:rsidR="008E1B31" w:rsidRDefault="00000000">
      <w:pPr>
        <w:shd w:val="clear" w:color="auto" w:fill="F4F4F4"/>
      </w:pPr>
      <w:r>
        <w:rPr>
          <w:rFonts w:ascii="Consolas" w:eastAsia="Consolas" w:hAnsi="Consolas" w:cs="Consolas"/>
          <w:sz w:val="20"/>
          <w:szCs w:val="20"/>
        </w:rPr>
        <w:t xml:space="preserve">    saved_date        TIMESTAMPTZ DEFAULT NOW(),</w:t>
      </w:r>
    </w:p>
    <w:p w14:paraId="36BCFC4D" w14:textId="77777777" w:rsidR="008E1B31" w:rsidRDefault="00000000">
      <w:pPr>
        <w:shd w:val="clear" w:color="auto" w:fill="F4F4F4"/>
      </w:pPr>
      <w:r>
        <w:rPr>
          <w:rFonts w:ascii="Consolas" w:eastAsia="Consolas" w:hAnsi="Consolas" w:cs="Consolas"/>
          <w:sz w:val="20"/>
          <w:szCs w:val="20"/>
        </w:rPr>
        <w:t xml:space="preserve">    run_id            BIGINT REFERENCES scenario_resolver_runs,</w:t>
      </w:r>
    </w:p>
    <w:p w14:paraId="36BCFC4E" w14:textId="77777777" w:rsidR="008E1B31" w:rsidRDefault="00000000">
      <w:pPr>
        <w:shd w:val="clear" w:color="auto" w:fill="F4F4F4"/>
      </w:pPr>
      <w:r>
        <w:rPr>
          <w:rFonts w:ascii="Consolas" w:eastAsia="Consolas" w:hAnsi="Consolas" w:cs="Consolas"/>
          <w:sz w:val="20"/>
          <w:szCs w:val="20"/>
        </w:rPr>
        <w:t xml:space="preserve">    PRIMARY KEY (scenario_id, variable_id, observation_date)</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enum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r>
        <w:rPr>
          <w:rFonts w:ascii="Consolas" w:eastAsia="Consolas" w:hAnsi="Consolas" w:cs="Consolas"/>
        </w:rPr>
        <w:t>formula_used</w:t>
      </w:r>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r>
        <w:rPr>
          <w:rFonts w:ascii="Consolas" w:eastAsia="Consolas" w:hAnsi="Consolas" w:cs="Consolas"/>
        </w:rPr>
        <w:t>scenario_resolver_runs</w:t>
      </w:r>
      <w:r>
        <w:t xml:space="preserve"> recording the start and end timestamps, the elapsed duration, the dispatch counts as a JSONB object, and optional free-text notes. Every resolved-value row carries the </w:t>
      </w:r>
      <w:r>
        <w:rPr>
          <w:rFonts w:ascii="Consolas" w:eastAsia="Consolas" w:hAnsi="Consolas" w:cs="Consolas"/>
        </w:rPr>
        <w:t>run_id</w:t>
      </w:r>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7EA72ABB"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6E1F4403"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40811F80" w14:textId="77777777" w:rsidR="006E3777" w:rsidRDefault="006E3777">
      <w:pPr>
        <w:spacing w:after="160" w:line="319" w:lineRule="auto"/>
        <w:jc w:val="both"/>
        <w:rPr>
          <w:kern w:val="2"/>
          <w14:ligatures w14:val="standardContextual"/>
        </w:rPr>
      </w:pPr>
    </w:p>
    <w:p w14:paraId="34A24772" w14:textId="77777777" w:rsidR="006E3777" w:rsidRDefault="006E3777">
      <w:pPr>
        <w:spacing w:after="160" w:line="319" w:lineRule="auto"/>
        <w:jc w:val="both"/>
        <w:rPr>
          <w:kern w:val="2"/>
          <w14:ligatures w14:val="standardContextual"/>
        </w:rPr>
      </w:pPr>
      <w:r>
        <w:rPr>
          <w:rFonts w:ascii="Consolas" w:hAnsi="Consolas"/>
          <w:sz w:val="18"/>
        </w:rPr>
        <w:lastRenderedPageBreak/>
        <w:t xml:space="preserve">  load: pull every variable_assignment row for the active scenario plus</w:t>
      </w:r>
    </w:p>
    <w:p w14:paraId="509BA100"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7D7C6CDD"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296961C2"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4AD81289"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5E4C0169"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24DF0BB6"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1BD1148B"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3F0DE0A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12703D70"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76F1B233"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314E376E"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20B135D4"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496AC8B4"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r>
        <w:rPr>
          <w:rFonts w:ascii="Consolas" w:eastAsia="Consolas" w:hAnsi="Consolas" w:cs="Consolas"/>
        </w:rPr>
        <w:t>scenario_resolved_values</w:t>
      </w:r>
      <w:r>
        <w:t xml:space="preserve"> ever records — is the short list given in Section 6.2.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lastRenderedPageBreak/>
        <w:t>The rules are as follows:</w:t>
      </w:r>
    </w:p>
    <w:p w14:paraId="36BCFC6E" w14:textId="77777777" w:rsidR="008E1B31" w:rsidRDefault="00000000">
      <w:pPr>
        <w:spacing w:after="160" w:line="320" w:lineRule="auto"/>
        <w:jc w:val="both"/>
      </w:pPr>
      <w:r>
        <w:rPr>
          <w:b/>
          <w:bCs/>
        </w:rPr>
        <w:t>Rule 1: Observed.</w:t>
      </w:r>
      <w:r>
        <w:t xml:space="preserve"> Fires when </w:t>
      </w:r>
      <w:r>
        <w:rPr>
          <w:rFonts w:ascii="Consolas" w:eastAsia="Consolas" w:hAnsi="Consolas" w:cs="Consolas"/>
        </w:rPr>
        <w:t>timeseries_id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r>
        <w:rPr>
          <w:rFonts w:ascii="Consolas" w:eastAsia="Consolas" w:hAnsi="Consolas" w:cs="Consolas"/>
        </w:rPr>
        <w:t>node_type_default_formulas</w:t>
      </w:r>
      <w:r>
        <w:t>.</w:t>
      </w:r>
    </w:p>
    <w:p w14:paraId="36BCFC70" w14:textId="77777777" w:rsidR="008E1B31" w:rsidRDefault="00000000">
      <w:pPr>
        <w:spacing w:after="160" w:line="320" w:lineRule="auto"/>
        <w:jc w:val="both"/>
      </w:pPr>
      <w:r>
        <w:rPr>
          <w:b/>
          <w:bCs/>
        </w:rPr>
        <w:t>Rule 3: Latent, with reverse-mirror promotion.</w:t>
      </w:r>
      <w:r>
        <w:t xml:space="preserve"> Fires when </w:t>
      </w:r>
      <w:r>
        <w:rPr>
          <w:rFonts w:ascii="Consolas" w:eastAsia="Consolas" w:hAnsi="Consolas" w:cs="Consolas"/>
        </w:rPr>
        <w:t>formula = 'latent()'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r>
        <w:rPr>
          <w:rFonts w:ascii="Consolas" w:eastAsia="Consolas" w:hAnsi="Consolas" w:cs="Consolas"/>
        </w:rPr>
        <w:t>canadian_oil_sands</w:t>
      </w:r>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r>
        <w:rPr>
          <w:rFonts w:ascii="Consolas" w:eastAsia="Consolas" w:hAnsi="Consolas" w:cs="Consolas"/>
        </w:rPr>
        <w:t>formula_inputs</w:t>
      </w:r>
      <w:r>
        <w:t xml:space="preserve">; NULL inputs are skipped. This is the twelfth-pass collapse of three earlier sum-type labels into one canonical rule. The semantic role of any given sum — aggregation parent, fan-out total — is recoverable from the structure of </w:t>
      </w:r>
      <w:r>
        <w:rPr>
          <w:rFonts w:ascii="Consolas" w:eastAsia="Consolas" w:hAnsi="Consolas" w:cs="Consolas"/>
        </w:rPr>
        <w:t>formula_inputs</w:t>
      </w:r>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formula = bare_variable_id</w:t>
      </w:r>
      <w:r>
        <w:t xml:space="preserve"> and the </w:t>
      </w:r>
      <w:r>
        <w:rPr>
          <w:rFonts w:ascii="Consolas" w:eastAsia="Consolas" w:hAnsi="Consolas" w:cs="Consolas"/>
        </w:rPr>
        <w:t>formula_inputs</w:t>
      </w:r>
      <w:r>
        <w:t xml:space="preserve"> list contains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resolution but its paired direction (opposite type, swapped endpoints) has a resolved value. The variable borrows that value through the mirror identity. After a sequence of dependency-graph fixes (the "ninth-pass" fix described in Section 6.6), this rule fires deterministically: </w:t>
      </w:r>
      <w:r>
        <w:rPr>
          <w:rFonts w:ascii="Consolas" w:eastAsia="Consolas" w:hAnsi="Consolas" w:cs="Consolas"/>
        </w:rPr>
        <w:t>build_deps()</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r>
        <w:rPr>
          <w:rFonts w:ascii="Consolas" w:eastAsia="Consolas" w:hAnsi="Consolas" w:cs="Consolas"/>
        </w:rPr>
        <w:t>formula_inputs</w:t>
      </w:r>
      <w:r>
        <w:t xml:space="preserve"> include a mix of inventory, inflow, and outflow variables. Evaluates the closure equation:</w:t>
      </w:r>
    </w:p>
    <w:p w14:paraId="36BCFC75" w14:textId="77777777" w:rsidR="008E1B31" w:rsidRDefault="00000000">
      <w:pPr>
        <w:spacing w:after="160" w:line="320" w:lineRule="auto"/>
        <w:jc w:val="both"/>
      </w:pPr>
      <w:r>
        <w:t>B = ΔS − P + C − ΣF_in + ΣF_out</w:t>
      </w:r>
    </w:p>
    <w:p w14:paraId="36BCFC76" w14:textId="77777777" w:rsidR="008E1B31" w:rsidRDefault="00000000">
      <w:pPr>
        <w:spacing w:after="160" w:line="320" w:lineRule="auto"/>
        <w:jc w:val="both"/>
      </w:pPr>
      <w:r>
        <w:lastRenderedPageBreak/>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padd2_other.P = padd2_view.P − bakken_nd.P − oklahoma.P</w:t>
      </w:r>
      <w:r>
        <w:t xml:space="preserve">. The parser is intentionally minimal — a regular expression that pulls out signed terms — and aborts cleanly if any term fails to match a variable in </w:t>
      </w:r>
      <w:r>
        <w:rPr>
          <w:rFonts w:ascii="Consolas" w:eastAsia="Consolas" w:hAnsi="Consolas" w:cs="Consolas"/>
        </w:rPr>
        <w:t>formula_inputs</w:t>
      </w:r>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In a healthy run this fires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The zero in the last row is the load-bearing invariant. Every declared variable has either a value or an explicit latent marker. Downstream consumers can rely on the presence of a row for every (variable, date) pair, and on the source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20A26E32" w14:textId="77777777" w:rsidR="006E3777" w:rsidRDefault="006E3777">
      <w:pPr>
        <w:spacing w:after="160" w:line="319" w:lineRule="auto"/>
        <w:jc w:val="both"/>
        <w:rPr>
          <w:kern w:val="2"/>
          <w14:ligatures w14:val="standardContextual"/>
        </w:rPr>
      </w:pPr>
      <w:r>
        <w:lastRenderedPageBreak/>
        <w:t>The loop reads as one statement of the algorithm. The pseudo-code below is faithful to the implementation in code/recursive_resolver.py:</w:t>
      </w:r>
    </w:p>
    <w:p w14:paraId="126A2E9C"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E8AE43A"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162387A"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301D44A9"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6DDFE4E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415D71A2"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38DD31E3"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18CFA9BC"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71AF43B9"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6BC5F369"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2417EFDE"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4559E0B4"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240E370E"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5062C982"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78D96D9E"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484F4E18" w14:textId="77777777" w:rsidR="006E3777" w:rsidRDefault="006E3777">
      <w:pPr>
        <w:spacing w:after="160" w:line="319" w:lineRule="auto"/>
        <w:jc w:val="both"/>
        <w:rPr>
          <w:kern w:val="2"/>
          <w14:ligatures w14:val="standardContextual"/>
        </w:rPr>
      </w:pPr>
    </w:p>
    <w:p w14:paraId="2573C6C3"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659CEAB9"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4FE5AAC6"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38D55987" w14:textId="77777777" w:rsidR="006E3777" w:rsidRDefault="006E3777">
      <w:pPr>
        <w:spacing w:after="160" w:line="319" w:lineRule="auto"/>
        <w:jc w:val="both"/>
        <w:rPr>
          <w:kern w:val="2"/>
          <w14:ligatures w14:val="standardContextual"/>
        </w:rPr>
      </w:pPr>
      <w:r>
        <w:t xml:space="preserve">The fixed-point pattern has practical advantages over the topological-sort approach the resolver used in earlier versions. There is no separate dependency-graph data structure to </w:t>
      </w:r>
      <w:r>
        <w:lastRenderedPageBreak/>
        <w:t>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6BD86396"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The resolver's current design is the result of three specific failures encountered during implementation. Each failure exposed an assumption that was implicit in the earlier design; each fix made the assumption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r>
        <w:rPr>
          <w:rFonts w:ascii="Consolas" w:eastAsia="Consolas" w:hAnsi="Consolas" w:cs="Consolas"/>
        </w:rPr>
        <w:t>CycleError</w:t>
      </w:r>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r>
        <w:rPr>
          <w:rFonts w:ascii="Consolas" w:eastAsia="Consolas" w:hAnsi="Consolas" w:cs="Consolas"/>
        </w:rPr>
        <w:t>build_deps()</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'alias(variable_id)'</w:t>
      </w:r>
      <w:r>
        <w:t xml:space="preserve"> with the explicit wrapper string; Rule 5 missed those rows and they were picked up by a different rule by coincidence. The fix was in the migration scripts: the canonical storage is </w:t>
      </w:r>
      <w:r>
        <w:rPr>
          <w:rFonts w:ascii="Consolas" w:eastAsia="Consolas" w:hAnsi="Consolas" w:cs="Consolas"/>
        </w:rPr>
        <w:t>formula = bare_variable_id</w:t>
      </w:r>
      <w:r>
        <w:t xml:space="preserve">, with the wrapper string retained only as the display label in </w:t>
      </w:r>
      <w:r>
        <w:rPr>
          <w:rFonts w:ascii="Consolas" w:eastAsia="Consolas" w:hAnsi="Consolas" w:cs="Consolas"/>
        </w:rPr>
        <w:t>formula_used</w:t>
      </w:r>
      <w:r>
        <w:t xml:space="preserve"> on resolved rows.</w:t>
      </w:r>
    </w:p>
    <w:p w14:paraId="36BCFC91" w14:textId="77777777" w:rsidR="008E1B31" w:rsidRDefault="00000000">
      <w:pPr>
        <w:spacing w:after="160" w:line="320" w:lineRule="auto"/>
        <w:jc w:val="both"/>
      </w:pPr>
      <w:r>
        <w:lastRenderedPageBreak/>
        <w:t>The pattern across all three fixes is the same: an assumption that an earlier implementation took for granted (that latents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67715FA2"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'latent()'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latents and zero unresolved. The 652 latents are concentrated where the framework already expects them to be: junction fan-outs in the Permian and Bakken gathering systems, the multiple offshore Gulf production routes, and the </w:t>
      </w:r>
      <w:r>
        <w:lastRenderedPageBreak/>
        <w:t>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r>
        <w:rPr>
          <w:rFonts w:ascii="Consolas" w:eastAsia="Consolas" w:hAnsi="Consolas" w:cs="Consolas"/>
        </w:rPr>
        <w:t>variable_assignments</w:t>
      </w:r>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t>| L1 | v_effective_assignments | variable_assignments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v_formula_input_links | L1 | One row per arrow in </w:t>
      </w:r>
      <w:r>
        <w:rPr>
          <w:rFonts w:ascii="Consolas" w:eastAsia="Consolas" w:hAnsi="Consolas" w:cs="Consolas"/>
        </w:rPr>
        <w:t>formula_inputs</w:t>
      </w:r>
      <w:r>
        <w:t xml:space="preserve"> — the atomic (parent, child) pair, scenario-tagged |</w:t>
      </w:r>
    </w:p>
    <w:p w14:paraId="36BCFC9D" w14:textId="77777777" w:rsidR="008E1B31" w:rsidRDefault="00000000">
      <w:pPr>
        <w:spacing w:after="160" w:line="320" w:lineRule="auto"/>
        <w:jc w:val="both"/>
      </w:pPr>
      <w:r>
        <w:t>| L2b | v_aggregation_edges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L2c | v_flow_edges | variables | The physical flow topology: one row per outflow variable with a related node, interpreted as (source → target) |</w:t>
      </w:r>
    </w:p>
    <w:p w14:paraId="36BCFC9F" w14:textId="77777777" w:rsidR="008E1B31" w:rsidRDefault="00000000">
      <w:pPr>
        <w:spacing w:after="160" w:line="320" w:lineRule="auto"/>
        <w:jc w:val="both"/>
      </w:pPr>
      <w:r>
        <w:t>| L3a | v_partition_tree | v_aggregation_edges | The partition spine: same-type, same-commodity, same-related-node aggregation edges, with arithmetic residuals excluded |</w:t>
      </w:r>
    </w:p>
    <w:p w14:paraId="36BCFCA0" w14:textId="77777777" w:rsidR="008E1B31" w:rsidRDefault="00000000">
      <w:pPr>
        <w:spacing w:after="160" w:line="320" w:lineRule="auto"/>
        <w:jc w:val="both"/>
      </w:pPr>
      <w:r>
        <w:t>| L3b | v_node_status | L1 | The per-(scenario, node) status from Section 4.5: authoritative, derived, or inactive |</w:t>
      </w:r>
    </w:p>
    <w:p w14:paraId="36BCFCA1" w14:textId="77777777" w:rsidR="008E1B31" w:rsidRDefault="00000000">
      <w:pPr>
        <w:spacing w:after="160" w:line="320" w:lineRule="auto"/>
        <w:jc w:val="both"/>
      </w:pPr>
      <w:r>
        <w:t>| L4a | v_node_balance_check | scenario_resolved_values + v_flow_edges | Per-(node, date) mass-balance closure: sum_in, sum_out_obs, sum_out_implied, gap_kbd |</w:t>
      </w:r>
    </w:p>
    <w:p w14:paraId="36BCFCA2" w14:textId="77777777" w:rsidR="008E1B31" w:rsidRDefault="00000000">
      <w:pPr>
        <w:spacing w:after="160" w:line="320" w:lineRule="auto"/>
        <w:jc w:val="both"/>
      </w:pPr>
      <w:r>
        <w:t>| L4b | v_aggregation_consistency | v_partition_tree + scenario_resolved_values | For every time-series-observed aggregate, the cross-check abs(TS value − Σ constituents) — flagged ok / partial / inconsistent |</w:t>
      </w:r>
    </w:p>
    <w:p w14:paraId="36BCFCA3" w14:textId="77777777" w:rsidR="008E1B31" w:rsidRDefault="00000000">
      <w:pPr>
        <w:spacing w:after="160" w:line="320" w:lineRule="auto"/>
        <w:jc w:val="both"/>
      </w:pPr>
      <w:r>
        <w:t>| L4c | v_inventory_changes | scenario_resolved_values | Per-stock-series ΔS in MBBL and kbd; used by the balance UI to display inventory deltas |</w:t>
      </w:r>
    </w:p>
    <w:p w14:paraId="36BCFCA4" w14:textId="77777777" w:rsidR="008E1B31" w:rsidRDefault="00000000">
      <w:pPr>
        <w:spacing w:after="160" w:line="320" w:lineRule="auto"/>
        <w:jc w:val="both"/>
      </w:pPr>
      <w:r>
        <w:t>| L4d | v_aggregate_balance | v_partition_tree + L4a | Closed mass balance for the active scenario's balance-role aggregates (usa_view plus the five PADD views) |</w:t>
      </w:r>
    </w:p>
    <w:p w14:paraId="36BCFCA5" w14:textId="77777777" w:rsidR="008E1B31" w:rsidRDefault="00000000">
      <w:pPr>
        <w:spacing w:after="160" w:line="320" w:lineRule="auto"/>
        <w:jc w:val="both"/>
      </w:pPr>
      <w:r>
        <w:t>| L4e | v_node_pcisob | scenario_resolved_values | Per-(node, date) totals for the six variable types, pre-aggregated so renderers do not redo the GROUP BY at every page load |</w:t>
      </w:r>
    </w:p>
    <w:p w14:paraId="36BCFCA6" w14:textId="77777777" w:rsidR="008E1B31" w:rsidRDefault="00000000">
      <w:pPr>
        <w:spacing w:after="160" w:line="320" w:lineRule="auto"/>
        <w:jc w:val="both"/>
      </w:pPr>
      <w:r>
        <w:lastRenderedPageBreak/>
        <w:t xml:space="preserve">The refresh discipline is straightforward. The L2 and L3 views are refreshed only when </w:t>
      </w:r>
      <w:r>
        <w:rPr>
          <w:rFonts w:ascii="Consolas" w:eastAsia="Consolas" w:hAnsi="Consolas" w:cs="Consolas"/>
        </w:rPr>
        <w:t>variable_assignments</w:t>
      </w:r>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r>
        <w:rPr>
          <w:rFonts w:ascii="Consolas" w:eastAsia="Consolas" w:hAnsi="Consolas" w:cs="Consolas"/>
        </w:rPr>
        <w:t>scenario_resolved_values</w:t>
      </w:r>
      <w:r>
        <w:t xml:space="preserve">. The resolver script calls </w:t>
      </w:r>
      <w:r>
        <w:rPr>
          <w:rFonts w:ascii="Consolas" w:eastAsia="Consolas" w:hAnsi="Consolas" w:cs="Consolas"/>
        </w:rPr>
        <w:t>refresh_analytic()</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r>
        <w:rPr>
          <w:rFonts w:ascii="Consolas" w:eastAsia="Consolas" w:hAnsi="Consolas" w:cs="Consolas"/>
        </w:rPr>
        <w:t>scenario_resolved_values</w:t>
      </w:r>
      <w:r>
        <w:t xml:space="preserve"> and writes the new ones via </w:t>
      </w:r>
      <w:r>
        <w:rPr>
          <w:rFonts w:ascii="Consolas" w:eastAsia="Consolas" w:hAnsi="Consolas" w:cs="Consolas"/>
        </w:rPr>
        <w:t>execute_values</w:t>
      </w:r>
      <w:r>
        <w:t xml:space="preserve"> in batches of 5,000. The audit row in </w:t>
      </w:r>
      <w:r>
        <w:rPr>
          <w:rFonts w:ascii="Consolas" w:eastAsia="Consolas" w:hAnsi="Consolas" w:cs="Consolas"/>
        </w:rPr>
        <w:t>scenario_resolver_runs</w:t>
      </w:r>
      <w:r>
        <w:t xml:space="preserve"> is updated with the completion timestamp, the elapsed milliseconds, and the dispatch counts as JSONB.</w:t>
      </w:r>
    </w:p>
    <w:p w14:paraId="36BCFCA9" w14:textId="77777777" w:rsidR="008E1B31" w:rsidRDefault="00000000">
      <w:pPr>
        <w:spacing w:after="160" w:line="320" w:lineRule="auto"/>
        <w:jc w:val="both"/>
      </w:pPr>
      <w:r>
        <w:t xml:space="preserve">If the resolver crashes mid-way, the open audit row with </w:t>
      </w:r>
      <w:r>
        <w:rPr>
          <w:rFonts w:ascii="Consolas" w:eastAsia="Consolas" w:hAnsi="Consolas" w:cs="Consolas"/>
        </w:rPr>
        <w:t>NULL</w:t>
      </w:r>
      <w:r>
        <w:t xml:space="preserve"> in </w:t>
      </w:r>
      <w:r>
        <w:rPr>
          <w:rFonts w:ascii="Consolas" w:eastAsia="Consolas" w:hAnsi="Consolas" w:cs="Consolas"/>
        </w:rPr>
        <w:t>completed_at</w:t>
      </w:r>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 xml:space="preserve">A live example illustrates the temporal convention at work. The variable montana_other.production is defined as montana_state.production minus </w:t>
      </w:r>
      <w:r>
        <w:lastRenderedPageBreak/>
        <w:t>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36ECAA8"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(num_nonnulls(timeseries_id,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SELECT timeseries_id, COUNT(*) AS n_bindings</w:t>
      </w:r>
    </w:p>
    <w:p w14:paraId="36BCFCB5" w14:textId="77777777" w:rsidR="008E1B31" w:rsidRDefault="00000000">
      <w:pPr>
        <w:shd w:val="clear" w:color="auto" w:fill="F4F4F4"/>
      </w:pPr>
      <w:r>
        <w:rPr>
          <w:rFonts w:ascii="Consolas" w:eastAsia="Consolas" w:hAnsi="Consolas" w:cs="Consolas"/>
          <w:sz w:val="20"/>
          <w:szCs w:val="20"/>
        </w:rPr>
        <w:t>FROM variable_assignments</w:t>
      </w:r>
    </w:p>
    <w:p w14:paraId="36BCFCB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timeseries_id IS NOT NULL</w:t>
      </w:r>
    </w:p>
    <w:p w14:paraId="36BCFCB8" w14:textId="77777777" w:rsidR="008E1B31" w:rsidRDefault="00000000">
      <w:pPr>
        <w:shd w:val="clear" w:color="auto" w:fill="F4F4F4"/>
      </w:pPr>
      <w:r>
        <w:rPr>
          <w:rFonts w:ascii="Consolas" w:eastAsia="Consolas" w:hAnsi="Consolas" w:cs="Consolas"/>
          <w:sz w:val="20"/>
          <w:szCs w:val="20"/>
        </w:rPr>
        <w:t>GROUP BY timeseries_id</w:t>
      </w:r>
    </w:p>
    <w:p w14:paraId="36BCFCB9" w14:textId="77777777" w:rsidR="008E1B31" w:rsidRDefault="00000000">
      <w:pPr>
        <w:shd w:val="clear" w:color="auto" w:fill="F4F4F4"/>
      </w:pPr>
      <w:r>
        <w:rPr>
          <w:rFonts w:ascii="Consolas" w:eastAsia="Consolas" w:hAnsi="Consolas" w:cs="Consolas"/>
          <w:sz w:val="20"/>
          <w:szCs w:val="20"/>
        </w:rPr>
        <w:t>HAVING COUNT(*)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r>
        <w:rPr>
          <w:rFonts w:ascii="Consolas" w:eastAsia="Consolas" w:hAnsi="Consolas" w:cs="Consolas"/>
        </w:rPr>
        <w:t>v_node_balance_check</w:t>
      </w:r>
      <w:r>
        <w:t xml:space="preserve"> (the inflow and outflow sides are tested separately, since aggregation works the same way in both directions) and the per-variable-type aggregation is in </w:t>
      </w:r>
      <w:r>
        <w:rPr>
          <w:rFonts w:ascii="Consolas" w:eastAsia="Consolas" w:hAnsi="Consolas" w:cs="Consolas"/>
        </w:rPr>
        <w:t>v_aggregation_consistency</w:t>
      </w:r>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node_id,</w:t>
      </w:r>
    </w:p>
    <w:p w14:paraId="36BCFCC2" w14:textId="77777777" w:rsidR="008E1B31" w:rsidRDefault="00000000">
      <w:pPr>
        <w:shd w:val="clear" w:color="auto" w:fill="F4F4F4"/>
      </w:pPr>
      <w:r>
        <w:rPr>
          <w:rFonts w:ascii="Consolas" w:eastAsia="Consolas" w:hAnsi="Consolas" w:cs="Consolas"/>
          <w:sz w:val="20"/>
          <w:szCs w:val="20"/>
        </w:rPr>
        <w:t xml:space="preserve">    sum_in   AS own_value,</w:t>
      </w:r>
    </w:p>
    <w:p w14:paraId="36BCFCC3" w14:textId="77777777" w:rsidR="008E1B31" w:rsidRDefault="00000000">
      <w:pPr>
        <w:shd w:val="clear" w:color="auto" w:fill="F4F4F4"/>
      </w:pPr>
      <w:r>
        <w:rPr>
          <w:rFonts w:ascii="Consolas" w:eastAsia="Consolas" w:hAnsi="Consolas" w:cs="Consolas"/>
          <w:sz w:val="20"/>
          <w:szCs w:val="20"/>
        </w:rPr>
        <w:t xml:space="preserve">    bdy_in   AS sum_of_children,</w:t>
      </w:r>
    </w:p>
    <w:p w14:paraId="36BCFCC4" w14:textId="77777777" w:rsidR="008E1B31" w:rsidRDefault="00000000">
      <w:pPr>
        <w:shd w:val="clear" w:color="auto" w:fill="F4F4F4"/>
      </w:pPr>
      <w:r>
        <w:rPr>
          <w:rFonts w:ascii="Consolas" w:eastAsia="Consolas" w:hAnsi="Consolas" w:cs="Consolas"/>
          <w:sz w:val="20"/>
          <w:szCs w:val="20"/>
        </w:rPr>
        <w:t xml:space="preserve">    abs(sum_in - bdy_in) AS gap</w:t>
      </w:r>
    </w:p>
    <w:p w14:paraId="36BCFCC5" w14:textId="77777777" w:rsidR="008E1B31" w:rsidRDefault="00000000">
      <w:pPr>
        <w:shd w:val="clear" w:color="auto" w:fill="F4F4F4"/>
      </w:pPr>
      <w:r>
        <w:rPr>
          <w:rFonts w:ascii="Consolas" w:eastAsia="Consolas" w:hAnsi="Consolas" w:cs="Consolas"/>
          <w:sz w:val="20"/>
          <w:szCs w:val="20"/>
        </w:rPr>
        <w:t>FROM v_node_balance_check</w:t>
      </w:r>
    </w:p>
    <w:p w14:paraId="36BCFCC6" w14:textId="77777777" w:rsidR="008E1B31" w:rsidRDefault="00000000">
      <w:pPr>
        <w:shd w:val="clear" w:color="auto" w:fill="F4F4F4"/>
      </w:pPr>
      <w:r>
        <w:rPr>
          <w:rFonts w:ascii="Consolas" w:eastAsia="Consolas" w:hAnsi="Consolas" w:cs="Consolas"/>
          <w:sz w:val="20"/>
          <w:szCs w:val="20"/>
        </w:rPr>
        <w:t>WHERE scenario_id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node_id IN ('usa_view',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observation_date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(kbd) | Σ children inflow (kbd) | Gap (kbd) | Own outflow (kbd) | Σ children outflow (kbd) | Gap (kbd)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usa_view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The third claim is per-node and per-date. For every node i, every commodity g, and every observation date t:</w:t>
      </w:r>
    </w:p>
    <w:p w14:paraId="36BCFCD8" w14:textId="77777777" w:rsidR="008E1B31" w:rsidRDefault="00000000">
      <w:pPr>
        <w:spacing w:after="160" w:line="320" w:lineRule="auto"/>
        <w:jc w:val="both"/>
      </w:pPr>
      <w:r>
        <w:t>ΔS(i, g, t) = P(i, g, t) + F_in(i, g, t) − C(i, g, t) − F_out(i, g, t) + B(i,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r>
        <w:rPr>
          <w:rFonts w:ascii="Consolas" w:eastAsia="Consolas" w:hAnsi="Consolas" w:cs="Consolas"/>
        </w:rPr>
        <w:t>node_type_default_formulas</w:t>
      </w:r>
      <w:r>
        <w:t>, so that for pass-through nodes the constraint reduces to ΣF_in = ΣF_out.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B(i,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r>
        <w:rPr>
          <w:rFonts w:ascii="Consolas" w:eastAsia="Consolas" w:hAnsi="Consolas" w:cs="Consolas"/>
        </w:rPr>
        <w:t>v_aggregation_consistency</w:t>
      </w:r>
      <w:r>
        <w:t xml:space="preserve"> computes the difference at the USA aggregate, and a downstream chart (the "Claim 4 chart" in the renderer code) plots it monthly from 2015 onwards. The signal that emerges is striking: the difference is small and unsigned in normal periods (a few tens of kbd around a mean of zero), and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August–September 2017 | Hurricane Harvey | 400–600 kbd spike in observed-minus-closure B |</w:t>
      </w:r>
    </w:p>
    <w:p w14:paraId="36BCFCE5" w14:textId="77777777" w:rsidR="008E1B31" w:rsidRDefault="00000000">
      <w:pPr>
        <w:spacing w:after="160" w:line="320" w:lineRule="auto"/>
        <w:jc w:val="both"/>
      </w:pPr>
      <w:r>
        <w:t>| March–May 2020 | COVID-19 demand collapse | 300–500 kbd persistent residual |</w:t>
      </w:r>
    </w:p>
    <w:p w14:paraId="36BCFCE6" w14:textId="77777777" w:rsidR="008E1B31" w:rsidRDefault="00000000">
      <w:pPr>
        <w:spacing w:after="160" w:line="320" w:lineRule="auto"/>
        <w:jc w:val="both"/>
      </w:pPr>
      <w:r>
        <w:t>| May 2021 | Colonial Pipeline ransomware shutdown | 200–300 kbd spike |</w:t>
      </w:r>
    </w:p>
    <w:p w14:paraId="36BCFCE7" w14:textId="77777777" w:rsidR="008E1B31" w:rsidRDefault="00000000">
      <w:pPr>
        <w:spacing w:after="160" w:line="320" w:lineRule="auto"/>
        <w:jc w:val="both"/>
      </w:pPr>
      <w:r>
        <w:t>| April–November 2022 | SPR strategic release | 100–250 kbd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observation_date)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r>
        <w:rPr>
          <w:rFonts w:ascii="Consolas" w:eastAsia="Consolas" w:hAnsi="Consolas" w:cs="Consolas"/>
        </w:rPr>
        <w:t>scenario_resolver_runs</w:t>
      </w:r>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4C614BB9" w14:textId="77777777" w:rsidR="008E1B31" w:rsidRDefault="00000000">
      <w:pPr>
        <w:pStyle w:val="Heading2"/>
      </w:pPr>
      <w:r>
        <w:t>7.9 Where each axiom is enforced</w:t>
      </w:r>
    </w:p>
    <w:p w14:paraId="4BA2D6FE"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w="0" w:type="auto"/>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3000"/>
        <w:gridCol w:w="3002"/>
        <w:gridCol w:w="3008"/>
      </w:tblGrid>
      <w:tr w:rsidR="006A63D0" w14:paraId="7FBC24D8" w14:textId="77777777">
        <w:tc>
          <w:tcPr>
            <w:tcW w:w="3009" w:type="dxa"/>
            <w:shd w:val="clear" w:color="auto" w:fill="E6EEF5"/>
            <w:vAlign w:val="center"/>
          </w:tcPr>
          <w:p w14:paraId="411E9F7F" w14:textId="77777777" w:rsidR="006A63D0" w:rsidRDefault="00000000">
            <w:r>
              <w:rPr>
                <w:b/>
                <w:sz w:val="19"/>
              </w:rPr>
              <w:t>Process step</w:t>
            </w:r>
          </w:p>
        </w:tc>
        <w:tc>
          <w:tcPr>
            <w:tcW w:w="3009" w:type="dxa"/>
            <w:shd w:val="clear" w:color="auto" w:fill="E6EEF5"/>
            <w:vAlign w:val="center"/>
          </w:tcPr>
          <w:p w14:paraId="4ED9A114" w14:textId="77777777" w:rsidR="006A63D0" w:rsidRDefault="00000000">
            <w:r>
              <w:rPr>
                <w:b/>
                <w:sz w:val="19"/>
              </w:rPr>
              <w:t>Axiom or Corollary</w:t>
            </w:r>
          </w:p>
        </w:tc>
        <w:tc>
          <w:tcPr>
            <w:tcW w:w="3009" w:type="dxa"/>
            <w:shd w:val="clear" w:color="auto" w:fill="E6EEF5"/>
            <w:vAlign w:val="center"/>
          </w:tcPr>
          <w:p w14:paraId="0E056338" w14:textId="77777777" w:rsidR="006A63D0" w:rsidRDefault="00000000">
            <w:r>
              <w:rPr>
                <w:b/>
                <w:sz w:val="19"/>
              </w:rPr>
              <w:t>Enforcement mechanism</w:t>
            </w:r>
          </w:p>
        </w:tc>
      </w:tr>
      <w:tr w:rsidR="006A63D0" w14:paraId="22CD1C80" w14:textId="77777777">
        <w:tc>
          <w:tcPr>
            <w:tcW w:w="3009" w:type="dxa"/>
          </w:tcPr>
          <w:p w14:paraId="6FDE79F0" w14:textId="77777777" w:rsidR="006A63D0" w:rsidRDefault="00000000">
            <w:r>
              <w:rPr>
                <w:b/>
                <w:sz w:val="17"/>
              </w:rPr>
              <w:lastRenderedPageBreak/>
              <w:t>Load asset graph</w:t>
            </w:r>
          </w:p>
        </w:tc>
        <w:tc>
          <w:tcPr>
            <w:tcW w:w="3009" w:type="dxa"/>
          </w:tcPr>
          <w:p w14:paraId="44F8D59D" w14:textId="77777777" w:rsidR="006A63D0" w:rsidRDefault="00000000">
            <w:r>
              <w:rPr>
                <w:sz w:val="17"/>
              </w:rPr>
              <w:t>Axiom 1: asset-centric representation</w:t>
            </w:r>
          </w:p>
        </w:tc>
        <w:tc>
          <w:tcPr>
            <w:tcW w:w="3009" w:type="dxa"/>
          </w:tcPr>
          <w:p w14:paraId="1927B165" w14:textId="77777777" w:rsidR="006A63D0" w:rsidRDefault="00000000">
            <w:r>
              <w:rPr>
                <w:sz w:val="17"/>
              </w:rPr>
              <w:t>kind flag on assets (physical | abstract); physical assets carry capacity, geography, and flow edges</w:t>
            </w:r>
          </w:p>
        </w:tc>
      </w:tr>
      <w:tr w:rsidR="006A63D0" w14:paraId="47E971F6" w14:textId="77777777">
        <w:tc>
          <w:tcPr>
            <w:tcW w:w="3009" w:type="dxa"/>
          </w:tcPr>
          <w:p w14:paraId="31CB25CE" w14:textId="77777777" w:rsidR="006A63D0" w:rsidRDefault="006A63D0"/>
        </w:tc>
        <w:tc>
          <w:tcPr>
            <w:tcW w:w="3009" w:type="dxa"/>
          </w:tcPr>
          <w:p w14:paraId="5976185E" w14:textId="77777777" w:rsidR="006A63D0" w:rsidRDefault="00000000">
            <w:r>
              <w:rPr>
                <w:sz w:val="17"/>
              </w:rPr>
              <w:t>Axiom 4: persistent graph vs scenario state</w:t>
            </w:r>
          </w:p>
        </w:tc>
        <w:tc>
          <w:tcPr>
            <w:tcW w:w="3009" w:type="dxa"/>
          </w:tcPr>
          <w:p w14:paraId="2291A165" w14:textId="77777777" w:rsidR="006A63D0" w:rsidRDefault="00000000">
            <w:r>
              <w:rPr>
                <w:sz w:val="17"/>
              </w:rPr>
              <w:t>Two-layer schema: assets / nodes / locations persist; variable_assignments is per-scenario</w:t>
            </w:r>
          </w:p>
        </w:tc>
      </w:tr>
      <w:tr w:rsidR="006A63D0" w14:paraId="5D614689" w14:textId="77777777">
        <w:tc>
          <w:tcPr>
            <w:tcW w:w="3009" w:type="dxa"/>
          </w:tcPr>
          <w:p w14:paraId="61C5D523" w14:textId="77777777" w:rsidR="006A63D0" w:rsidRDefault="006A63D0"/>
        </w:tc>
        <w:tc>
          <w:tcPr>
            <w:tcW w:w="3009" w:type="dxa"/>
          </w:tcPr>
          <w:p w14:paraId="7D8E99B2" w14:textId="77777777" w:rsidR="006A63D0" w:rsidRDefault="00000000">
            <w:r>
              <w:rPr>
                <w:sz w:val="17"/>
              </w:rPr>
              <w:t>Axiom 6: bidirectional flows as two directed edges</w:t>
            </w:r>
          </w:p>
        </w:tc>
        <w:tc>
          <w:tcPr>
            <w:tcW w:w="3009" w:type="dxa"/>
          </w:tcPr>
          <w:p w14:paraId="62AB36C6" w14:textId="77777777" w:rsidR="006A63D0" w:rsidRDefault="00000000">
            <w:r>
              <w:rPr>
                <w:sz w:val="17"/>
              </w:rPr>
              <w:t>Each direction is a separate inflow / outflow variable with its own related_node_id</w:t>
            </w:r>
          </w:p>
        </w:tc>
      </w:tr>
      <w:tr w:rsidR="006A63D0" w14:paraId="48B0009D" w14:textId="77777777">
        <w:tc>
          <w:tcPr>
            <w:tcW w:w="3009" w:type="dxa"/>
          </w:tcPr>
          <w:p w14:paraId="77DBD23A" w14:textId="77777777" w:rsidR="006A63D0" w:rsidRDefault="00000000">
            <w:r>
              <w:rPr>
                <w:b/>
                <w:sz w:val="17"/>
              </w:rPr>
              <w:t>Load EIA timeseries</w:t>
            </w:r>
          </w:p>
        </w:tc>
        <w:tc>
          <w:tcPr>
            <w:tcW w:w="3009" w:type="dxa"/>
          </w:tcPr>
          <w:p w14:paraId="471D00D1" w14:textId="77777777" w:rsidR="006A63D0" w:rsidRDefault="00000000">
            <w:r>
              <w:rPr>
                <w:sz w:val="17"/>
              </w:rPr>
              <w:t>Source provenance (Corollary D-bis precondition)</w:t>
            </w:r>
          </w:p>
        </w:tc>
        <w:tc>
          <w:tcPr>
            <w:tcW w:w="3009" w:type="dxa"/>
          </w:tcPr>
          <w:p w14:paraId="3EB5349B" w14:textId="77777777" w:rsidR="006A63D0" w:rsidRDefault="00000000">
            <w:r>
              <w:rPr>
                <w:sz w:val="17"/>
              </w:rPr>
              <w:t>Separate staging schema (oil_network_data_loader) feeds the live tables; timeseries / timeseries_data hold catalogue + facts</w:t>
            </w:r>
          </w:p>
        </w:tc>
      </w:tr>
      <w:tr w:rsidR="006A63D0" w14:paraId="5994406B" w14:textId="77777777">
        <w:tc>
          <w:tcPr>
            <w:tcW w:w="3009" w:type="dxa"/>
          </w:tcPr>
          <w:p w14:paraId="23146CDD" w14:textId="77777777" w:rsidR="006A63D0" w:rsidRDefault="00000000">
            <w:r>
              <w:rPr>
                <w:b/>
                <w:sz w:val="17"/>
              </w:rPr>
              <w:t>Assign variables</w:t>
            </w:r>
          </w:p>
        </w:tc>
        <w:tc>
          <w:tcPr>
            <w:tcW w:w="3009" w:type="dxa"/>
          </w:tcPr>
          <w:p w14:paraId="61A12E5A" w14:textId="77777777" w:rsidR="006A63D0" w:rsidRDefault="00000000">
            <w:r>
              <w:rPr>
                <w:sz w:val="17"/>
              </w:rPr>
              <w:t>Axiom 5: observed XOR derived</w:t>
            </w:r>
          </w:p>
        </w:tc>
        <w:tc>
          <w:tcPr>
            <w:tcW w:w="3009" w:type="dxa"/>
          </w:tcPr>
          <w:p w14:paraId="7F7C2B40" w14:textId="77777777" w:rsidR="006A63D0" w:rsidRDefault="00000000">
            <w:r>
              <w:rPr>
                <w:sz w:val="17"/>
              </w:rPr>
              <w:t>CHECK (num_nonnulls(timeseries_id, formula) = 1) on variable_assignments</w:t>
            </w:r>
          </w:p>
        </w:tc>
      </w:tr>
      <w:tr w:rsidR="006A63D0" w14:paraId="3E4D537A" w14:textId="77777777">
        <w:tc>
          <w:tcPr>
            <w:tcW w:w="3009" w:type="dxa"/>
          </w:tcPr>
          <w:p w14:paraId="2778209D" w14:textId="77777777" w:rsidR="006A63D0" w:rsidRDefault="006A63D0"/>
        </w:tc>
        <w:tc>
          <w:tcPr>
            <w:tcW w:w="3009" w:type="dxa"/>
          </w:tcPr>
          <w:p w14:paraId="4687F569" w14:textId="77777777" w:rsidR="006A63D0" w:rsidRDefault="00000000">
            <w:r>
              <w:rPr>
                <w:sz w:val="17"/>
              </w:rPr>
              <w:t>Axiom 5: TS-binding uniqueness</w:t>
            </w:r>
          </w:p>
        </w:tc>
        <w:tc>
          <w:tcPr>
            <w:tcW w:w="3009" w:type="dxa"/>
          </w:tcPr>
          <w:p w14:paraId="68DE96D5" w14:textId="77777777" w:rsidR="006A63D0" w:rsidRDefault="00000000">
            <w:r>
              <w:rPr>
                <w:sz w:val="17"/>
              </w:rPr>
              <w:t>audit_ts_binding_uniqueness — one TS bound to at most one variable per scenario</w:t>
            </w:r>
          </w:p>
        </w:tc>
      </w:tr>
      <w:tr w:rsidR="006A63D0" w14:paraId="74CA467C" w14:textId="77777777">
        <w:tc>
          <w:tcPr>
            <w:tcW w:w="3009" w:type="dxa"/>
          </w:tcPr>
          <w:p w14:paraId="378850F4" w14:textId="77777777" w:rsidR="006A63D0" w:rsidRDefault="006A63D0"/>
        </w:tc>
        <w:tc>
          <w:tcPr>
            <w:tcW w:w="3009" w:type="dxa"/>
          </w:tcPr>
          <w:p w14:paraId="03966E1F" w14:textId="77777777" w:rsidR="006A63D0" w:rsidRDefault="00000000">
            <w:r>
              <w:rPr>
                <w:sz w:val="17"/>
              </w:rPr>
              <w:t>Corollary D: latent allocation at junctions</w:t>
            </w:r>
          </w:p>
        </w:tc>
        <w:tc>
          <w:tcPr>
            <w:tcW w:w="3009" w:type="dxa"/>
          </w:tcPr>
          <w:p w14:paraId="3D0B47B2" w14:textId="77777777" w:rsidR="006A63D0" w:rsidRDefault="00000000">
            <w:r>
              <w:rPr>
                <w:sz w:val="17"/>
              </w:rPr>
              <w:t>formula = 'latent()' declarations on un-observable per-route splits</w:t>
            </w:r>
          </w:p>
        </w:tc>
      </w:tr>
      <w:tr w:rsidR="006A63D0" w14:paraId="08D67EAB" w14:textId="77777777">
        <w:tc>
          <w:tcPr>
            <w:tcW w:w="3009" w:type="dxa"/>
          </w:tcPr>
          <w:p w14:paraId="0EFF068D" w14:textId="77777777" w:rsidR="006A63D0" w:rsidRDefault="006A63D0"/>
        </w:tc>
        <w:tc>
          <w:tcPr>
            <w:tcW w:w="3009" w:type="dxa"/>
          </w:tcPr>
          <w:p w14:paraId="68AAFA4E" w14:textId="77777777" w:rsidR="006A63D0" w:rsidRDefault="00000000">
            <w:r>
              <w:rPr>
                <w:sz w:val="17"/>
              </w:rPr>
              <w:t>Axiom 2: stable topology via zero-flow</w:t>
            </w:r>
          </w:p>
        </w:tc>
        <w:tc>
          <w:tcPr>
            <w:tcW w:w="3009" w:type="dxa"/>
          </w:tcPr>
          <w:p w14:paraId="02516D30" w14:textId="77777777" w:rsidR="006A63D0" w:rsidRDefault="00000000">
            <w:r>
              <w:rPr>
                <w:sz w:val="17"/>
              </w:rPr>
              <w:t>formula = '0' defaults via node_type_default_formulas for pass-through node types</w:t>
            </w:r>
          </w:p>
        </w:tc>
      </w:tr>
      <w:tr w:rsidR="006A63D0" w14:paraId="394B35A5" w14:textId="77777777">
        <w:tc>
          <w:tcPr>
            <w:tcW w:w="3009" w:type="dxa"/>
          </w:tcPr>
          <w:p w14:paraId="27C60A64" w14:textId="77777777" w:rsidR="006A63D0" w:rsidRDefault="00000000">
            <w:r>
              <w:rPr>
                <w:b/>
                <w:sz w:val="17"/>
              </w:rPr>
              <w:t>Build views (L2–L4)</w:t>
            </w:r>
          </w:p>
        </w:tc>
        <w:tc>
          <w:tcPr>
            <w:tcW w:w="3009" w:type="dxa"/>
          </w:tcPr>
          <w:p w14:paraId="7389657F" w14:textId="77777777" w:rsidR="006A63D0" w:rsidRDefault="00000000">
            <w:r>
              <w:rPr>
                <w:sz w:val="17"/>
              </w:rPr>
              <w:t>Axiom 3: variables are the single source of truth</w:t>
            </w:r>
          </w:p>
        </w:tc>
        <w:tc>
          <w:tcPr>
            <w:tcW w:w="3009" w:type="dxa"/>
          </w:tcPr>
          <w:p w14:paraId="7907BF84" w14:textId="77777777" w:rsidR="006A63D0" w:rsidRDefault="00000000">
            <w:r>
              <w:rPr>
                <w:sz w:val="17"/>
              </w:rPr>
              <w:t>v_flow_edges, v_aggregation_edges, v_partition_tree, v_node_pcisob — every structural fact computed from the variables collection</w:t>
            </w:r>
          </w:p>
        </w:tc>
      </w:tr>
      <w:tr w:rsidR="006A63D0" w14:paraId="0151BA38" w14:textId="77777777">
        <w:tc>
          <w:tcPr>
            <w:tcW w:w="3009" w:type="dxa"/>
          </w:tcPr>
          <w:p w14:paraId="1555DD2D" w14:textId="77777777" w:rsidR="006A63D0" w:rsidRDefault="006A63D0"/>
        </w:tc>
        <w:tc>
          <w:tcPr>
            <w:tcW w:w="3009" w:type="dxa"/>
          </w:tcPr>
          <w:p w14:paraId="1A12BFD9" w14:textId="77777777" w:rsidR="006A63D0" w:rsidRDefault="00000000">
            <w:r>
              <w:rPr>
                <w:sz w:val="17"/>
              </w:rPr>
              <w:t>Corollary B: observational layer has no edges</w:t>
            </w:r>
          </w:p>
        </w:tc>
        <w:tc>
          <w:tcPr>
            <w:tcW w:w="3009" w:type="dxa"/>
          </w:tcPr>
          <w:p w14:paraId="5C5699A8" w14:textId="77777777" w:rsidR="006A63D0" w:rsidRDefault="00000000">
            <w:r>
              <w:rPr>
                <w:sz w:val="17"/>
              </w:rPr>
              <w:t>v_flow_edges filters relational variables only; abstract aggregates are absent by construction</w:t>
            </w:r>
          </w:p>
        </w:tc>
      </w:tr>
      <w:tr w:rsidR="006A63D0" w14:paraId="5B37CD69" w14:textId="77777777">
        <w:tc>
          <w:tcPr>
            <w:tcW w:w="3009" w:type="dxa"/>
          </w:tcPr>
          <w:p w14:paraId="3761B74F" w14:textId="77777777" w:rsidR="006A63D0" w:rsidRDefault="006A63D0"/>
        </w:tc>
        <w:tc>
          <w:tcPr>
            <w:tcW w:w="3009" w:type="dxa"/>
          </w:tcPr>
          <w:p w14:paraId="3AC217AF" w14:textId="77777777" w:rsidR="006A63D0" w:rsidRDefault="00000000">
            <w:r>
              <w:rPr>
                <w:sz w:val="17"/>
              </w:rPr>
              <w:t>Corollary C: labels distinct from hierarchies</w:t>
            </w:r>
          </w:p>
        </w:tc>
        <w:tc>
          <w:tcPr>
            <w:tcW w:w="3009" w:type="dxa"/>
          </w:tcPr>
          <w:p w14:paraId="43136C8A" w14:textId="77777777" w:rsidR="006A63D0" w:rsidRDefault="00000000">
            <w:r>
              <w:rPr>
                <w:sz w:val="17"/>
              </w:rPr>
              <w:t>v_partition_tree filters same-type, same-related-node; geography labels do not enter the partition spine</w:t>
            </w:r>
          </w:p>
        </w:tc>
      </w:tr>
      <w:tr w:rsidR="006A63D0" w14:paraId="1F7E7CA1" w14:textId="77777777">
        <w:tc>
          <w:tcPr>
            <w:tcW w:w="3009" w:type="dxa"/>
          </w:tcPr>
          <w:p w14:paraId="06D028D6" w14:textId="77777777" w:rsidR="006A63D0" w:rsidRDefault="006A63D0"/>
        </w:tc>
        <w:tc>
          <w:tcPr>
            <w:tcW w:w="3009" w:type="dxa"/>
          </w:tcPr>
          <w:p w14:paraId="7ABB5E99" w14:textId="77777777" w:rsidR="006A63D0" w:rsidRDefault="00000000">
            <w:r>
              <w:rPr>
                <w:sz w:val="17"/>
              </w:rPr>
              <w:t>Corollary E: node status as a view</w:t>
            </w:r>
          </w:p>
        </w:tc>
        <w:tc>
          <w:tcPr>
            <w:tcW w:w="3009" w:type="dxa"/>
          </w:tcPr>
          <w:p w14:paraId="01291104" w14:textId="77777777" w:rsidR="006A63D0" w:rsidRDefault="00000000">
            <w:r>
              <w:rPr>
                <w:sz w:val="17"/>
              </w:rPr>
              <w:t>v_node_status derives authoritative / derived / inactive per (scenario, node) from variable_assignments</w:t>
            </w:r>
          </w:p>
        </w:tc>
      </w:tr>
      <w:tr w:rsidR="006A63D0" w14:paraId="4C3CD370" w14:textId="77777777">
        <w:tc>
          <w:tcPr>
            <w:tcW w:w="3009" w:type="dxa"/>
          </w:tcPr>
          <w:p w14:paraId="527FEC7A" w14:textId="77777777" w:rsidR="006A63D0" w:rsidRDefault="00000000">
            <w:r>
              <w:rPr>
                <w:b/>
                <w:sz w:val="17"/>
              </w:rPr>
              <w:t>Run resolver</w:t>
            </w:r>
          </w:p>
        </w:tc>
        <w:tc>
          <w:tcPr>
            <w:tcW w:w="3009" w:type="dxa"/>
          </w:tcPr>
          <w:p w14:paraId="109FEE4F" w14:textId="77777777" w:rsidR="006A63D0" w:rsidRDefault="00000000">
            <w:r>
              <w:rPr>
                <w:sz w:val="17"/>
              </w:rPr>
              <w:t>Corollary D-bis: last-observation-carried-forward</w:t>
            </w:r>
          </w:p>
        </w:tc>
        <w:tc>
          <w:tcPr>
            <w:tcW w:w="3009" w:type="dxa"/>
          </w:tcPr>
          <w:p w14:paraId="628610BB" w14:textId="77777777" w:rsidR="006A63D0" w:rsidRDefault="00000000">
            <w:r>
              <w:rPr>
                <w:sz w:val="17"/>
              </w:rPr>
              <w:t>eval_observed() in resolve_scenario.py / recursive_resolver.py; formula_used column records 'locf(YYYY-MM-DD)' on carried rows</w:t>
            </w:r>
          </w:p>
        </w:tc>
      </w:tr>
      <w:tr w:rsidR="006A63D0" w14:paraId="0768ECFE" w14:textId="77777777">
        <w:tc>
          <w:tcPr>
            <w:tcW w:w="3009" w:type="dxa"/>
          </w:tcPr>
          <w:p w14:paraId="5488530B" w14:textId="77777777" w:rsidR="006A63D0" w:rsidRDefault="006A63D0"/>
        </w:tc>
        <w:tc>
          <w:tcPr>
            <w:tcW w:w="3009" w:type="dxa"/>
          </w:tcPr>
          <w:p w14:paraId="0CE6A14B" w14:textId="77777777" w:rsidR="006A63D0" w:rsidRDefault="00000000">
            <w:r>
              <w:rPr>
                <w:sz w:val="17"/>
              </w:rPr>
              <w:t>Axiom 3: derived side of the source of truth</w:t>
            </w:r>
          </w:p>
        </w:tc>
        <w:tc>
          <w:tcPr>
            <w:tcW w:w="3009" w:type="dxa"/>
          </w:tcPr>
          <w:p w14:paraId="06C67AFD" w14:textId="77777777" w:rsidR="006A63D0" w:rsidRDefault="00000000">
            <w:r>
              <w:rPr>
                <w:sz w:val="17"/>
              </w:rPr>
              <w:t>Dispatch rules sum, alias, arithmetic consume formula_inputs at evaluation time</w:t>
            </w:r>
          </w:p>
        </w:tc>
      </w:tr>
      <w:tr w:rsidR="006A63D0" w14:paraId="7715A7B6" w14:textId="77777777">
        <w:tc>
          <w:tcPr>
            <w:tcW w:w="3009" w:type="dxa"/>
          </w:tcPr>
          <w:p w14:paraId="5F587EC6" w14:textId="77777777" w:rsidR="006A63D0" w:rsidRDefault="006A63D0"/>
        </w:tc>
        <w:tc>
          <w:tcPr>
            <w:tcW w:w="3009" w:type="dxa"/>
          </w:tcPr>
          <w:p w14:paraId="61045C1A" w14:textId="77777777" w:rsidR="006A63D0" w:rsidRDefault="00000000">
            <w:r>
              <w:rPr>
                <w:sz w:val="17"/>
              </w:rPr>
              <w:t>Resolver output invariants</w:t>
            </w:r>
          </w:p>
        </w:tc>
        <w:tc>
          <w:tcPr>
            <w:tcW w:w="3009" w:type="dxa"/>
          </w:tcPr>
          <w:p w14:paraId="7F4E3A0B" w14:textId="77777777" w:rsidR="006A63D0" w:rsidRDefault="00000000">
            <w:r>
              <w:rPr>
                <w:sz w:val="17"/>
              </w:rPr>
              <w:t>CHECK constraint on scenario_resolved_values.source restricts to {observed, derived, zero, latent, partial, unresolved}</w:t>
            </w:r>
          </w:p>
        </w:tc>
      </w:tr>
      <w:tr w:rsidR="006A63D0" w14:paraId="3D65DA40" w14:textId="77777777">
        <w:tc>
          <w:tcPr>
            <w:tcW w:w="3009" w:type="dxa"/>
          </w:tcPr>
          <w:p w14:paraId="14CFEABB" w14:textId="77777777" w:rsidR="006A63D0" w:rsidRDefault="00000000">
            <w:r>
              <w:rPr>
                <w:b/>
                <w:sz w:val="17"/>
              </w:rPr>
              <w:t>Post-resolve audits</w:t>
            </w:r>
          </w:p>
        </w:tc>
        <w:tc>
          <w:tcPr>
            <w:tcW w:w="3009" w:type="dxa"/>
          </w:tcPr>
          <w:p w14:paraId="076CB3EC" w14:textId="77777777" w:rsidR="006A63D0" w:rsidRDefault="00000000">
            <w:r>
              <w:rPr>
                <w:sz w:val="17"/>
              </w:rPr>
              <w:t>Corollary A: mass balance at physical nodes</w:t>
            </w:r>
          </w:p>
        </w:tc>
        <w:tc>
          <w:tcPr>
            <w:tcW w:w="3009" w:type="dxa"/>
          </w:tcPr>
          <w:p w14:paraId="703F09BF" w14:textId="77777777" w:rsidR="006A63D0" w:rsidRDefault="00000000">
            <w:r>
              <w:rPr>
                <w:sz w:val="17"/>
              </w:rPr>
              <w:t>v_node_balance_check flags any node where ΔS ≠ P + ΣF_in − C − ΣF_out + B</w:t>
            </w:r>
          </w:p>
        </w:tc>
      </w:tr>
      <w:tr w:rsidR="006A63D0" w14:paraId="3674E642" w14:textId="77777777">
        <w:tc>
          <w:tcPr>
            <w:tcW w:w="3009" w:type="dxa"/>
          </w:tcPr>
          <w:p w14:paraId="07729874" w14:textId="77777777" w:rsidR="006A63D0" w:rsidRDefault="006A63D0"/>
        </w:tc>
        <w:tc>
          <w:tcPr>
            <w:tcW w:w="3009" w:type="dxa"/>
          </w:tcPr>
          <w:p w14:paraId="524F4D64" w14:textId="77777777" w:rsidR="006A63D0" w:rsidRDefault="00000000">
            <w:r>
              <w:rPr>
                <w:sz w:val="17"/>
              </w:rPr>
              <w:t>Corollary A: cross-check at aggregate level</w:t>
            </w:r>
          </w:p>
        </w:tc>
        <w:tc>
          <w:tcPr>
            <w:tcW w:w="3009" w:type="dxa"/>
          </w:tcPr>
          <w:p w14:paraId="4758D875" w14:textId="77777777" w:rsidR="006A63D0" w:rsidRDefault="00000000">
            <w:r>
              <w:rPr>
                <w:sz w:val="17"/>
              </w:rPr>
              <w:t>v_aggregation_consistency flags |TS_value − Σ children| over tolerance</w:t>
            </w:r>
          </w:p>
        </w:tc>
      </w:tr>
      <w:tr w:rsidR="006A63D0" w14:paraId="6E79BC49" w14:textId="77777777">
        <w:tc>
          <w:tcPr>
            <w:tcW w:w="3009" w:type="dxa"/>
          </w:tcPr>
          <w:p w14:paraId="3DB23F14" w14:textId="77777777" w:rsidR="006A63D0" w:rsidRDefault="006A63D0"/>
        </w:tc>
        <w:tc>
          <w:tcPr>
            <w:tcW w:w="3009" w:type="dxa"/>
          </w:tcPr>
          <w:p w14:paraId="7A2AB894" w14:textId="77777777" w:rsidR="006A63D0" w:rsidRDefault="00000000">
            <w:r>
              <w:rPr>
                <w:sz w:val="17"/>
              </w:rPr>
              <w:t>Corollary D-bis: temporal anomalies</w:t>
            </w:r>
          </w:p>
        </w:tc>
        <w:tc>
          <w:tcPr>
            <w:tcW w:w="3009" w:type="dxa"/>
          </w:tcPr>
          <w:p w14:paraId="53F80F8F" w14:textId="77777777" w:rsidR="006A63D0" w:rsidRDefault="00000000">
            <w:r>
              <w:rPr>
                <w:sz w:val="17"/>
              </w:rPr>
              <w:t>v_resolution_anomalies tags long_locf_run and negative_derived rows for review</w:t>
            </w:r>
          </w:p>
        </w:tc>
      </w:tr>
      <w:tr w:rsidR="006A63D0" w14:paraId="5B3ABAC6" w14:textId="77777777">
        <w:tc>
          <w:tcPr>
            <w:tcW w:w="3009" w:type="dxa"/>
          </w:tcPr>
          <w:p w14:paraId="4F392678" w14:textId="77777777" w:rsidR="006A63D0" w:rsidRDefault="006A63D0"/>
        </w:tc>
        <w:tc>
          <w:tcPr>
            <w:tcW w:w="3009" w:type="dxa"/>
          </w:tcPr>
          <w:p w14:paraId="5E859D70" w14:textId="77777777" w:rsidR="006A63D0" w:rsidRDefault="00000000">
            <w:r>
              <w:rPr>
                <w:sz w:val="17"/>
              </w:rPr>
              <w:t>Capacity bounds (Section 5.7 extension)</w:t>
            </w:r>
          </w:p>
        </w:tc>
        <w:tc>
          <w:tcPr>
            <w:tcW w:w="3009" w:type="dxa"/>
          </w:tcPr>
          <w:p w14:paraId="46F5B558" w14:textId="77777777" w:rsidR="006A63D0" w:rsidRDefault="00000000">
            <w:r>
              <w:rPr>
                <w:sz w:val="17"/>
              </w:rPr>
              <w:t>audit_capacity_violations.py compares scenario_resolved_values against v_effective_constraints</w:t>
            </w:r>
          </w:p>
        </w:tc>
      </w:tr>
      <w:tr w:rsidR="006A63D0" w14:paraId="61DC0199" w14:textId="77777777">
        <w:tc>
          <w:tcPr>
            <w:tcW w:w="3009" w:type="dxa"/>
          </w:tcPr>
          <w:p w14:paraId="771C148B" w14:textId="77777777" w:rsidR="006A63D0" w:rsidRDefault="00000000">
            <w:r>
              <w:rPr>
                <w:b/>
                <w:sz w:val="17"/>
              </w:rPr>
              <w:t>Render HTMLs</w:t>
            </w:r>
          </w:p>
        </w:tc>
        <w:tc>
          <w:tcPr>
            <w:tcW w:w="3009" w:type="dxa"/>
          </w:tcPr>
          <w:p w14:paraId="0B4D17CE" w14:textId="77777777" w:rsidR="006A63D0" w:rsidRDefault="00000000">
            <w:r>
              <w:rPr>
                <w:sz w:val="17"/>
              </w:rPr>
              <w:t>All axioms and corollaries — read-only verification</w:t>
            </w:r>
          </w:p>
        </w:tc>
        <w:tc>
          <w:tcPr>
            <w:tcW w:w="3009" w:type="dxa"/>
          </w:tcPr>
          <w:p w14:paraId="2796DE54" w14:textId="77777777" w:rsidR="006A63D0" w:rsidRDefault="00000000">
            <w:r>
              <w:rPr>
                <w:sz w:val="17"/>
              </w:rPr>
              <w:t xml:space="preserve">NetworkGraph engine + renderers (make_balance_resolver_ui.py and siblings) consume the L4 views </w:t>
            </w:r>
            <w:r>
              <w:rPr>
                <w:sz w:val="17"/>
              </w:rPr>
              <w:lastRenderedPageBreak/>
              <w:t>directly; no business logic is reimplemented in JS</w:t>
            </w:r>
          </w:p>
        </w:tc>
      </w:tr>
    </w:tbl>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The asset-centric schema, the resolver, and the consistency guarantees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r>
        <w:rPr>
          <w:rFonts w:ascii="Consolas" w:eastAsia="Consolas" w:hAnsi="Consolas" w:cs="Consolas"/>
        </w:rPr>
        <w:t>scenario_resolved_values</w:t>
      </w:r>
      <w:r>
        <w:t xml:space="preserve"> by pivoting on (variable_id, observation_date).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r>
        <w:rPr>
          <w:rFonts w:ascii="Consolas" w:eastAsia="Consolas" w:hAnsi="Consolas" w:cs="Consolas"/>
        </w:rPr>
        <w:t>v_node_balance_check</w:t>
      </w:r>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r>
        <w:t>P(i, g, t) + F_in(i, g, t) − C(i, g, t) − F_out(i, g, t) + B(i, g, t) − ΔS(i,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P(i, g, t) + Σ_{j ∈ N_in(i)} ϕ(j, i, g, t) − C(i, g, t) − Σ_{k ∈ N_out(i)} ϕ(i, k, g, t) + B(i, g, t) − ΔS(i, g, t) = 0</w:t>
      </w:r>
    </w:p>
    <w:p w14:paraId="36BCFD0B" w14:textId="77777777" w:rsidR="008E1B31" w:rsidRDefault="00000000">
      <w:pPr>
        <w:spacing w:after="160" w:line="320" w:lineRule="auto"/>
        <w:jc w:val="both"/>
      </w:pPr>
      <w:r>
        <w:t>where ϕ(j, i, g, t) is the per-edge flow from j to i on commodity g at date t, and N_in(i), N_out(i) are the predecessor and successor sets of i in the flow topology.</w:t>
      </w:r>
    </w:p>
    <w:p w14:paraId="36BCFD0C" w14:textId="77777777" w:rsidR="008E1B31" w:rsidRDefault="00000000">
      <w:pPr>
        <w:spacing w:after="160" w:line="320" w:lineRule="auto"/>
        <w:jc w:val="both"/>
      </w:pPr>
      <w:r>
        <w:t xml:space="preserve">The structure of the row depends on which terms are constants (resolved values) and which are decision variables (latents). At a junction node such as </w:t>
      </w:r>
      <w:r>
        <w:rPr>
          <w:rFonts w:ascii="Consolas" w:eastAsia="Consolas" w:hAnsi="Consolas" w:cs="Consolas"/>
        </w:rPr>
        <w:t>permian_tx</w:t>
      </w:r>
      <w:r>
        <w:t xml:space="preserve"> with observed production but latent outflows, the row becomes:</w:t>
      </w:r>
    </w:p>
    <w:p w14:paraId="36BCFD0D" w14:textId="77777777" w:rsidR="008E1B31" w:rsidRDefault="00000000">
      <w:pPr>
        <w:spacing w:after="160" w:line="320" w:lineRule="auto"/>
        <w:jc w:val="both"/>
      </w:pPr>
      <w:r>
        <w:t>[constant: P_permian_tx] − Σ_k ϕ(permian_tx,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r>
        <w:rPr>
          <w:rFonts w:ascii="Consolas" w:eastAsia="Consolas" w:hAnsi="Consolas" w:cs="Consolas"/>
        </w:rPr>
        <w:t>node_type_default_formulas</w:t>
      </w:r>
      <w:r>
        <w:t xml:space="preserve"> give P = C = ΔS = B = 0, and the mass balance reduces to:</w:t>
      </w:r>
    </w:p>
    <w:p w14:paraId="36BCFD10" w14:textId="77777777" w:rsidR="008E1B31" w:rsidRDefault="00000000">
      <w:pPr>
        <w:spacing w:after="160" w:line="320" w:lineRule="auto"/>
        <w:jc w:val="both"/>
      </w:pPr>
      <w:r>
        <w:t>Σ_{j ∈ N_in(i)} ϕ(j, i, g, t) − Σ_{k ∈ N_out(i)} ϕ(i,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r>
        <w:t>ϕ(i, j, g, t) ≤ capacity(i, j) for each pipeline edge</w:t>
      </w:r>
    </w:p>
    <w:p w14:paraId="36BCFD15" w14:textId="77777777" w:rsidR="008E1B31" w:rsidRDefault="00000000">
      <w:pPr>
        <w:spacing w:after="160" w:line="320" w:lineRule="auto"/>
        <w:jc w:val="both"/>
      </w:pPr>
      <w:r>
        <w:t>ΣC(i, g, t) over all crude grades ≤ throughput_capacity(i) for each refinery</w:t>
      </w:r>
    </w:p>
    <w:p w14:paraId="36BCFD16" w14:textId="77777777" w:rsidR="008E1B31" w:rsidRDefault="00000000">
      <w:pPr>
        <w:spacing w:after="160" w:line="320" w:lineRule="auto"/>
        <w:jc w:val="both"/>
      </w:pPr>
      <w:r>
        <w:t>S(i, g, t) ≤ storage_capacity(i)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r>
        <w:rPr>
          <w:rFonts w:ascii="Consolas" w:eastAsia="Consolas" w:hAnsi="Consolas" w:cs="Consolas"/>
        </w:rPr>
        <w:t>permian_tx</w:t>
      </w:r>
      <w:r>
        <w:t xml:space="preserve"> has observed production of approximately 4,300 kbd in a recent month. It connects to three origin terminals (</w:t>
      </w:r>
      <w:r>
        <w:rPr>
          <w:rFonts w:ascii="Consolas" w:eastAsia="Consolas" w:hAnsi="Consolas" w:cs="Consolas"/>
        </w:rPr>
        <w:t>midland_terminal</w:t>
      </w:r>
      <w:r>
        <w:t xml:space="preserve">, </w:t>
      </w:r>
      <w:r>
        <w:rPr>
          <w:rFonts w:ascii="Consolas" w:eastAsia="Consolas" w:hAnsi="Consolas" w:cs="Consolas"/>
        </w:rPr>
        <w:t>wink_terminal</w:t>
      </w:r>
      <w:r>
        <w:t xml:space="preserve">, </w:t>
      </w:r>
      <w:r>
        <w:rPr>
          <w:rFonts w:ascii="Consolas" w:eastAsia="Consolas" w:hAnsi="Consolas" w:cs="Consolas"/>
        </w:rPr>
        <w:t>crane_terminal</w:t>
      </w:r>
      <w:r>
        <w:t xml:space="preserve">) whose individual receipts from Permian are not publicly reported. The three outflow variables are declared latent in the resolved table; their sum is constrained by the observed production at </w:t>
      </w:r>
      <w:r>
        <w:rPr>
          <w:rFonts w:ascii="Consolas" w:eastAsia="Consolas" w:hAnsi="Consolas" w:cs="Consolas"/>
        </w:rPr>
        <w:t>permian_tx</w:t>
      </w:r>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r>
        <w:t>ϕ_M = outflow from permian_tx to midland_terminal</w:t>
      </w:r>
    </w:p>
    <w:p w14:paraId="36BCFD1E" w14:textId="77777777" w:rsidR="008E1B31" w:rsidRDefault="00000000">
      <w:pPr>
        <w:pStyle w:val="ListParagraph"/>
        <w:numPr>
          <w:ilvl w:val="0"/>
          <w:numId w:val="2"/>
        </w:numPr>
        <w:spacing w:after="80" w:line="320" w:lineRule="auto"/>
        <w:jc w:val="both"/>
      </w:pPr>
      <w:r>
        <w:t>ϕ_W = outflow from permian_tx to wink_terminal</w:t>
      </w:r>
    </w:p>
    <w:p w14:paraId="36BCFD1F" w14:textId="77777777" w:rsidR="008E1B31" w:rsidRDefault="00000000">
      <w:pPr>
        <w:pStyle w:val="ListParagraph"/>
        <w:numPr>
          <w:ilvl w:val="0"/>
          <w:numId w:val="2"/>
        </w:numPr>
        <w:spacing w:after="80" w:line="320" w:lineRule="auto"/>
        <w:jc w:val="both"/>
      </w:pPr>
      <w:r>
        <w:t>ϕ_C = outflow from permian_tx to crane_terminal</w:t>
      </w:r>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Equality constraint (mass balance at permian_tx):</w:t>
      </w:r>
    </w:p>
    <w:p w14:paraId="36BCFD22" w14:textId="77777777" w:rsidR="008E1B31" w:rsidRDefault="00000000">
      <w:pPr>
        <w:spacing w:after="160" w:line="320" w:lineRule="auto"/>
        <w:jc w:val="both"/>
      </w:pPr>
      <w:r>
        <w:t>ϕ_M + ϕ_W + ϕ_C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r>
        <w:t>ϕ_M ≤ capacity_M (approximately 2,400 kbd inflow capacity at Midland) ϕ_W ≤ capacity_W (approximately 1,500 kbd at Wink) ϕ_C ≤ capacity_C (approximately 800 kbd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(ϕ_M, ϕ_W, ϕ_C)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The framework is agnostic to the choice of objective. What it provides is the structure: the decision variables, the equality rows from mass balance, the inequality rows from capacity, the constants from observed and derived values. The objective is the modeller's commitment, not the framework's.</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A single-period LP allocates flows for one observation date. The framework supports multi-period LP straightforwardly by repeating the per-period structure across dates and adding inter-period coupling constraints. The dominant coupling is through inventory: the stock at node i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r>
        <w:t>S(i, g, t) = S(i, g, t − 1) + P(i, g, t) + Σ_j ϕ(j, i, g, t − τ(j,i)) − C(i, g, t) − Σ_k ϕ(i, k, g, t) + B(i, g, t)</w:t>
      </w:r>
    </w:p>
    <w:p w14:paraId="36BCFD30" w14:textId="77777777" w:rsidR="008E1B31" w:rsidRDefault="00000000">
      <w:pPr>
        <w:spacing w:after="160" w:line="320" w:lineRule="auto"/>
        <w:jc w:val="both"/>
      </w:pPr>
      <w:r>
        <w:t>The transit-time terms τ(j, i) make the LP dynamic: a flow that leaves node j at date t arrives at node i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The LP exporter in the framework is a thin layer: it reads the resolved table and the structural views, formats the data in the input format of a standard LP solver (CPLEX, Gurobi, or HiGHS),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r>
        <w:rPr>
          <w:rFonts w:ascii="Consolas" w:eastAsia="Consolas" w:hAnsi="Consolas" w:cs="Consolas"/>
        </w:rPr>
        <w:t>v_flow_edges</w:t>
      </w:r>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Detect double-counting.</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all of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r>
        <w:rPr>
          <w:rFonts w:ascii="Consolas" w:eastAsia="Consolas" w:hAnsi="Consolas" w:cs="Consolas"/>
        </w:rPr>
        <w:t>scenario_id</w:t>
      </w:r>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A practical question is whether building an LP on top of the framework actually validates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double-counted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The linear programme described in this chapter is a faithful and minimal consumer of the framework's output. It takes the resolved table, the structural views, and the static capacity attributes; it produces decision variables for the latents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solves quickly to a meaningful solution.</w:t>
      </w:r>
    </w:p>
    <w:p w14:paraId="36BCFD4A" w14:textId="77777777" w:rsidR="008E1B31" w:rsidRDefault="00000000">
      <w:pPr>
        <w:spacing w:after="160" w:line="320" w:lineRule="auto"/>
        <w:jc w:val="both"/>
      </w:pPr>
      <w:r>
        <w:t>The intent of the chapter is to give the reader confidence that the framework actually works,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The 80 time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U.S. total production from MCRFPUS2 (12,950 kbd)</w:t>
      </w:r>
    </w:p>
    <w:p w14:paraId="36BCFD56" w14:textId="77777777" w:rsidR="008E1B31" w:rsidRDefault="00000000">
      <w:pPr>
        <w:pStyle w:val="ListParagraph"/>
        <w:numPr>
          <w:ilvl w:val="0"/>
          <w:numId w:val="2"/>
        </w:numPr>
        <w:spacing w:after="80" w:line="320" w:lineRule="auto"/>
        <w:jc w:val="both"/>
      </w:pPr>
      <w:r>
        <w:t>PADD 3 production from MCRFPP3 (8,103 kbd)</w:t>
      </w:r>
    </w:p>
    <w:p w14:paraId="36BCFD57" w14:textId="77777777" w:rsidR="008E1B31" w:rsidRDefault="00000000">
      <w:pPr>
        <w:pStyle w:val="ListParagraph"/>
        <w:numPr>
          <w:ilvl w:val="0"/>
          <w:numId w:val="2"/>
        </w:numPr>
        <w:spacing w:after="80" w:line="320" w:lineRule="auto"/>
        <w:jc w:val="both"/>
      </w:pPr>
      <w:r>
        <w:t>Permian-TX production from a Texas state series (5,402 kbd)</w:t>
      </w:r>
    </w:p>
    <w:p w14:paraId="36BCFD58" w14:textId="77777777" w:rsidR="008E1B31" w:rsidRDefault="00000000">
      <w:pPr>
        <w:pStyle w:val="ListParagraph"/>
        <w:numPr>
          <w:ilvl w:val="0"/>
          <w:numId w:val="2"/>
        </w:numPr>
        <w:spacing w:after="80" w:line="320" w:lineRule="auto"/>
        <w:jc w:val="both"/>
      </w:pPr>
      <w:r>
        <w:t>USA stocks from MCRSTUS1 (430,500 kbbl, in absolute terms; ΔS computed from successive months)</w:t>
      </w:r>
    </w:p>
    <w:p w14:paraId="36BCFD59" w14:textId="77777777" w:rsidR="008E1B31" w:rsidRDefault="00000000">
      <w:pPr>
        <w:pStyle w:val="ListParagraph"/>
        <w:numPr>
          <w:ilvl w:val="0"/>
          <w:numId w:val="2"/>
        </w:numPr>
        <w:spacing w:after="80" w:line="320" w:lineRule="auto"/>
        <w:jc w:val="both"/>
      </w:pPr>
      <w:r>
        <w:t>Net crude imports from MCRIMUS2 (6,557 kbd)</w:t>
      </w:r>
    </w:p>
    <w:p w14:paraId="36BCFD5A" w14:textId="77777777" w:rsidR="008E1B31" w:rsidRDefault="00000000">
      <w:pPr>
        <w:pStyle w:val="ListParagraph"/>
        <w:numPr>
          <w:ilvl w:val="0"/>
          <w:numId w:val="2"/>
        </w:numPr>
        <w:spacing w:after="80" w:line="320" w:lineRule="auto"/>
        <w:jc w:val="both"/>
      </w:pPr>
      <w:r>
        <w:t>Net crude exports from MCREEXUS2 (3,752 kbd)</w:t>
      </w:r>
    </w:p>
    <w:p w14:paraId="36BCFD5B" w14:textId="77777777" w:rsidR="008E1B31" w:rsidRDefault="00000000">
      <w:pPr>
        <w:pStyle w:val="ListParagraph"/>
        <w:numPr>
          <w:ilvl w:val="0"/>
          <w:numId w:val="2"/>
        </w:numPr>
        <w:spacing w:after="80" w:line="320" w:lineRule="auto"/>
        <w:jc w:val="both"/>
      </w:pPr>
      <w:r>
        <w:t>The USA-level balancing item from MCRUA (a few tens of kbd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The remaining 1,750 variables fall into the categories the resolver's dispatch rules handle: structural zeros for pass-through nodes, latents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r>
        <w:rPr>
          <w:rFonts w:ascii="Consolas" w:eastAsia="Consolas" w:hAnsi="Consolas" w:cs="Consolas"/>
        </w:rPr>
        <w:t>scenario_resolved_values</w:t>
      </w:r>
      <w:r>
        <w:t xml:space="preserve"> contains 1,830 rows for June 2024 (one per variable). A representative slice:</w:t>
      </w:r>
    </w:p>
    <w:p w14:paraId="36BCFD6F" w14:textId="77777777" w:rsidR="008E1B31" w:rsidRDefault="00000000">
      <w:pPr>
        <w:spacing w:after="160" w:line="320" w:lineRule="auto"/>
        <w:jc w:val="both"/>
      </w:pPr>
      <w:r>
        <w:t>| variable_id | value | source | formula_used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production__crude__permian_tx | 5,402.0 | observed | MCRFPUSP3TX (Texas state series, Permian portion) |</w:t>
      </w:r>
    </w:p>
    <w:p w14:paraId="36BCFD72" w14:textId="77777777" w:rsidR="008E1B31" w:rsidRDefault="00000000">
      <w:pPr>
        <w:spacing w:after="160" w:line="320" w:lineRule="auto"/>
        <w:jc w:val="both"/>
      </w:pPr>
      <w:r>
        <w:t>| production__crude__permian_tx_gathering | 0 | zero | gathering-node default |</w:t>
      </w:r>
    </w:p>
    <w:p w14:paraId="36BCFD73" w14:textId="77777777" w:rsidR="008E1B31" w:rsidRDefault="00000000">
      <w:pPr>
        <w:spacing w:after="160" w:line="320" w:lineRule="auto"/>
        <w:jc w:val="both"/>
      </w:pPr>
      <w:r>
        <w:t>| outflow__crude__permian_tx__midland_terminal | NULL | latent | latent() |</w:t>
      </w:r>
    </w:p>
    <w:p w14:paraId="36BCFD74" w14:textId="77777777" w:rsidR="008E1B31" w:rsidRDefault="00000000">
      <w:pPr>
        <w:spacing w:after="160" w:line="320" w:lineRule="auto"/>
        <w:jc w:val="both"/>
      </w:pPr>
      <w:r>
        <w:t>| outflow__crude__permian_tx__wink_terminal | NULL | latent | latent() |</w:t>
      </w:r>
    </w:p>
    <w:p w14:paraId="36BCFD75" w14:textId="77777777" w:rsidR="008E1B31" w:rsidRDefault="00000000">
      <w:pPr>
        <w:spacing w:after="160" w:line="320" w:lineRule="auto"/>
        <w:jc w:val="both"/>
      </w:pPr>
      <w:r>
        <w:lastRenderedPageBreak/>
        <w:t>| outflow__crude__permian_tx__crane_terminal | NULL | latent | latent()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production__crude__usa_view | 12,950.0 | observed | MCRFPUS2 |</w:t>
      </w:r>
    </w:p>
    <w:p w14:paraId="36BCFD7B" w14:textId="77777777" w:rsidR="008E1B31" w:rsidRDefault="00000000">
      <w:pPr>
        <w:spacing w:after="160" w:line="320" w:lineRule="auto"/>
        <w:jc w:val="both"/>
      </w:pPr>
      <w:r>
        <w:t>| consumption__crude__usa_view | 16,289.0 | observed | MCRRIUS2 |</w:t>
      </w:r>
    </w:p>
    <w:p w14:paraId="36BCFD7C" w14:textId="77777777" w:rsidR="008E1B31" w:rsidRDefault="00000000">
      <w:pPr>
        <w:spacing w:after="160" w:line="320" w:lineRule="auto"/>
        <w:jc w:val="both"/>
      </w:pPr>
      <w:r>
        <w:t>| inflow__crude__usa_view__foreign_supply | 5,127.0 | derived | sum over PADD imports excluding Canada |</w:t>
      </w:r>
    </w:p>
    <w:p w14:paraId="36BCFD7D" w14:textId="77777777" w:rsidR="008E1B31" w:rsidRDefault="00000000">
      <w:pPr>
        <w:spacing w:after="160" w:line="320" w:lineRule="auto"/>
        <w:jc w:val="both"/>
      </w:pPr>
      <w:r>
        <w:t>| inflow__crude__usa_view__canadian_oil_sands | 4,231.0 | derived | sum over PADD Canadian imports |</w:t>
      </w:r>
    </w:p>
    <w:p w14:paraId="36BCFD7E" w14:textId="77777777" w:rsidR="008E1B31" w:rsidRDefault="00000000">
      <w:pPr>
        <w:spacing w:after="160" w:line="320" w:lineRule="auto"/>
        <w:jc w:val="both"/>
      </w:pPr>
      <w:r>
        <w:t>| outflow__crude__usa_view__foreign_export_destination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r>
        <w:t xml:space="preserve">Latents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r>
        <w:rPr>
          <w:rFonts w:ascii="Consolas" w:eastAsia="Consolas" w:hAnsi="Consolas" w:cs="Consolas"/>
        </w:rPr>
        <w:t>v_node_balance_check</w:t>
      </w:r>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usa_view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The mass-balance check at every node also closes for June 2024: for each node, the equation P + F_in − C − F_out + B − ΔS resolves to zero within rounding tolerance.</w:t>
      </w:r>
    </w:p>
    <w:p w14:paraId="36BCFD91" w14:textId="77777777" w:rsidR="008E1B31" w:rsidRDefault="00000000">
      <w:pPr>
        <w:spacing w:after="160" w:line="320" w:lineRule="auto"/>
        <w:jc w:val="both"/>
      </w:pPr>
      <w:r>
        <w:t>The observed-versus-closure-B comparison at the USA aggregate for June 2024 is small (a few tens of kbd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r>
        <w:rPr>
          <w:rFonts w:ascii="Consolas" w:eastAsia="Consolas" w:hAnsi="Consolas" w:cs="Consolas"/>
        </w:rPr>
        <w:t>run_id = 1</w:t>
      </w:r>
      <w:r>
        <w:t xml:space="preserve"> at the time of writing, </w:t>
      </w:r>
      <w:r>
        <w:rPr>
          <w:rFonts w:ascii="Consolas" w:eastAsia="Consolas" w:hAnsi="Consolas" w:cs="Consolas"/>
        </w:rPr>
        <w:t>completed_at = 2026-05-15</w:t>
      </w:r>
      <w:r>
        <w:t xml:space="preserve">). An audit row in </w:t>
      </w:r>
      <w:r>
        <w:rPr>
          <w:rFonts w:ascii="Consolas" w:eastAsia="Consolas" w:hAnsi="Consolas" w:cs="Consolas"/>
        </w:rPr>
        <w:t>scenario_html_artefacts</w:t>
      </w:r>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r>
        <w:t>ϕ_M = outflow from permian_tx to midland_terminal ϕ_W = outflow from permian_tx to wink_terminal ϕ_C = outflow from permian_tx to crane_terminal</w:t>
      </w:r>
    </w:p>
    <w:p w14:paraId="36BCFD9A" w14:textId="77777777" w:rsidR="008E1B31" w:rsidRDefault="00000000">
      <w:pPr>
        <w:spacing w:after="160" w:line="320" w:lineRule="auto"/>
        <w:jc w:val="both"/>
      </w:pPr>
      <w:r>
        <w:t>Equality constraint (mass balance at permian_tx, June 2024):</w:t>
      </w:r>
    </w:p>
    <w:p w14:paraId="36BCFD9B" w14:textId="77777777" w:rsidR="008E1B31" w:rsidRDefault="00000000">
      <w:pPr>
        <w:spacing w:after="160" w:line="320" w:lineRule="auto"/>
        <w:jc w:val="both"/>
      </w:pPr>
      <w:r>
        <w:t>ϕ_M + ϕ_W + ϕ_C = 5,402</w:t>
      </w:r>
    </w:p>
    <w:p w14:paraId="36BCFD9C" w14:textId="77777777" w:rsidR="008E1B31" w:rsidRDefault="00000000">
      <w:pPr>
        <w:spacing w:after="160" w:line="320" w:lineRule="auto"/>
        <w:jc w:val="both"/>
      </w:pPr>
      <w:r>
        <w:lastRenderedPageBreak/>
        <w:t>Inequality constraints (terminal inbound capacity, kbd):</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r>
        <w:t>ϕ_M, ϕ_W, ϕ_C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(HiGHS, with default settings). The capacity-proportional allocation at the June 2024 production level produces:</w:t>
      </w:r>
    </w:p>
    <w:p w14:paraId="36BCFDA3" w14:textId="77777777" w:rsidR="008E1B31" w:rsidRDefault="00000000">
      <w:pPr>
        <w:spacing w:after="160" w:line="320" w:lineRule="auto"/>
        <w:jc w:val="both"/>
      </w:pPr>
      <w:r>
        <w:t>ϕ_M ≈ 2,820 kbd (utilisation: 117 per cent of nominal capacity) ϕ_W ≈ 1,765 kbd (utilisation: 118 per cent) ϕ_C ≈ 940 kbd (utilisation: 118 per cent)</w:t>
      </w:r>
    </w:p>
    <w:p w14:paraId="36BCFDA4" w14:textId="77777777" w:rsidR="008E1B31" w:rsidRDefault="00000000">
      <w:pPr>
        <w:spacing w:after="160" w:line="320" w:lineRule="auto"/>
        <w:jc w:val="both"/>
      </w:pPr>
      <w:r>
        <w:t>Sum: 5,525 kbd against the 5,402 kbd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USD/bbl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r>
        <w:rPr>
          <w:rFonts w:ascii="Consolas" w:eastAsia="Consolas" w:hAnsi="Consolas" w:cs="Consolas"/>
        </w:rPr>
        <w:t>v_flow_edges</w:t>
      </w:r>
      <w:r>
        <w:t xml:space="preserve">), and a constraint structure (mass balance and capacity). LP reads these as decision variables (the latents), equality constraints (mass balance rows), inequality constraints (capacity rows), and an objective. GNN reads the same three as a node feature </w:t>
      </w:r>
      <w:r>
        <w:lastRenderedPageBreak/>
        <w:t>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convolutions. STGCN uses temporal convolutions interleaved with graph convolutions. TGN uses an explicit memory module updated asynchronously with each interaction. The framework's monthly granularity defines the discrete-time snapshots that all of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Status Report, a North American extension once Canadian production data is bound, and analogous representations for natural gas, electricity, or refined-product networks whose </w:t>
      </w:r>
      <w:r>
        <w:lastRenderedPageBreak/>
        <w:t>physical structure shares the asset-centric, multi-resolution character of crude oil. Productionisation is a separate kind of work: pipelines, monitoring, and access control are engineering tasks compatible with the framework but outside the research contribution of this thesis. A first step towards this extension is now in place: the schema carries a seeded crude-grade registry with nineteen named U.S. grades (WTI and its delivery points, Bakken, Eagle Ford light and condensate, LLS, Niobrara, Oklahoma sweet, the Gulf medium-sour family, Alaska North Slope, and the California heavy family), together with a parent-child hierarchy and a recursive ancestor view. The resolver, however, continues to treat commodity = crude as a single dimension; extending it to propagate per-grade balances is the next concrete deliverable beyond the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 in itself, a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This annex provides a self-contained technical introduction to the graph neural network (GNN) methods discussed in Chapter 2. It traces the evolution from classical spectral graph theory through to the hybrid spatio-temporal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A.3 DeepWalk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A.6 GAT and GraphSAGE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Figure A.1 — Evolution of GNN methods from spectral embeddings to hybrid spatio-temporal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A\[i,j\] = 1 if an edge exists between nodes i and j, and 0 otherwise. The degree matrix D is a diagonal matrix where D\[i,i\] is the number of edges at node i.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The eigenvectors of L can be computed by solving det(L − λI)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A.3 DeepWalk and node2vec — Random Walk Embeddings</w:t>
      </w:r>
    </w:p>
    <w:p w14:paraId="36BCFDE2" w14:textId="77777777" w:rsidR="008E1B31" w:rsidRDefault="00000000">
      <w:pPr>
        <w:spacing w:after="160" w:line="320" w:lineRule="auto"/>
        <w:jc w:val="both"/>
      </w:pPr>
      <w:r>
        <w:t>DeepWalk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A random walk starts at a node, hops to a randomly chosen neighbour, hops again from there, and repeats for a fixed number of steps. By generating thousands of such walks and training a Skip-gram model on the resulting sequences — predicting which nodes tend to co-occur — DeepWalk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GraphSAGE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Coast  </w:t>
      </w:r>
      <w:r>
        <w:rPr>
          <w:b/>
          <w:bCs/>
        </w:rPr>
        <w:t xml:space="preserve">Cushing    </w:t>
      </w:r>
      <w:r>
        <w:t>Refinery                     (node 1)</w:t>
      </w:r>
      <w:r>
        <w:rPr>
          <w:b/>
          <w:bCs/>
        </w:rPr>
        <w:t xml:space="preserve">   (node 2)</w:t>
      </w:r>
      <w:r>
        <w:t xml:space="preserve">    (node 3)</w:t>
      </w:r>
      <w:r>
        <w:rPr>
          <w:b/>
          <w:bCs/>
        </w:rPr>
        <w:t xml:space="preserve">   (node 4)</w:t>
      </w:r>
    </w:p>
    <w:p w14:paraId="36BCFDF3" w14:textId="77777777" w:rsidR="008E1B31" w:rsidRDefault="00000000">
      <w:pPr>
        <w:spacing w:after="160" w:line="320" w:lineRule="auto"/>
        <w:jc w:val="both"/>
      </w:pPr>
      <w:r>
        <w:rPr>
          <w:b/>
          <w:bCs/>
        </w:rPr>
        <w:t>Production      800          600           0            0   (b/d)</w:t>
      </w:r>
    </w:p>
    <w:p w14:paraId="36BCFDF4" w14:textId="77777777" w:rsidR="008E1B31" w:rsidRDefault="00000000">
      <w:pPr>
        <w:spacing w:after="160" w:line="320" w:lineRule="auto"/>
        <w:jc w:val="both"/>
      </w:pPr>
      <w:r>
        <w:rPr>
          <w:b/>
          <w:bCs/>
        </w:rPr>
        <w:t>Inflow (b/d)</w:t>
      </w:r>
      <w:r>
        <w:t xml:space="preserve">  0            0             1,400        950</w:t>
      </w:r>
    </w:p>
    <w:p w14:paraId="36BCFDF5" w14:textId="77777777" w:rsidR="008E1B31" w:rsidRDefault="00000000">
      <w:pPr>
        <w:spacing w:after="160" w:line="320" w:lineRule="auto"/>
        <w:jc w:val="both"/>
      </w:pPr>
      <w:r>
        <w:rPr>
          <w:b/>
          <w:bCs/>
        </w:rPr>
        <w:t>Inventory       0            0             45,000       0   (bbls)</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In Round 1, each neighbour sends a message — a learned transformation W × feature_vector — to Cushing. Cushing averages the three messages and combines the result with its own features:</w:t>
      </w:r>
    </w:p>
    <w:p w14:paraId="36BCFDFB" w14:textId="77777777" w:rsidR="008E1B31" w:rsidRDefault="00000000">
      <w:pPr>
        <w:spacing w:after="160" w:line="320" w:lineRule="auto"/>
        <w:jc w:val="both"/>
      </w:pPr>
      <w:r>
        <w:t>New representation = ReLU( W_self × \[0, 1400, 45000, 1350, 0.68\] \+ W_neigh × avg(msg_Permian, msg_Gulf, msg_Refinery) )</w:t>
      </w:r>
    </w:p>
    <w:p w14:paraId="36BCFDFC" w14:textId="77777777" w:rsidR="008E1B31" w:rsidRDefault="00000000">
      <w:pPr>
        <w:spacing w:after="160" w:line="320" w:lineRule="auto"/>
        <w:jc w:val="both"/>
      </w:pPr>
      <w:r>
        <w:t>The weight matrices W_self and W_neigh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H⁽ˡ⁺¹⁾ = σ( D̃⁻¹/² Ã D̃⁻¹/² H⁽ˡ⁾ W⁽ˡ⁾ )</w:t>
      </w:r>
    </w:p>
    <w:p w14:paraId="36BCFE04" w14:textId="77777777" w:rsidR="008E1B31" w:rsidRDefault="00000000">
      <w:pPr>
        <w:spacing w:after="160" w:line="320" w:lineRule="auto"/>
        <w:jc w:val="both"/>
      </w:pPr>
      <w:r>
        <w:t>where Ã = A + I is the adjacency matrix with self-loops added, D̃ is the corresponding degree matrix, H⁽ˡ⁾ is the matrix of node representations at layer l, W⁽ˡ⁾ is a learned weight matrix, and σ is a non-linear activation function (ReLU).</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A.6 Attention and Inductive Learning — GAT and GraphSAGE</w:t>
      </w:r>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(Veličković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r>
        <w:t>GraphSAGE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Gilmer, J., Schoenholz, S. S., Riley, P. F., Vinyals,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Hamilton, W. L., Ying, Z., and Leskovec, J. (2017). Inductive Representation Learning on Large Graphs. NeurIPS.</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Al-Rfou, R., and Skiena, S. (2014). DeepWalk: Online Learning of Social Representations. KDD.</w:t>
      </w:r>
    </w:p>
    <w:p w14:paraId="36BCFE17" w14:textId="77777777" w:rsidR="008E1B31" w:rsidRDefault="00000000">
      <w:pPr>
        <w:spacing w:after="160" w:line="320" w:lineRule="auto"/>
        <w:jc w:val="both"/>
      </w:pPr>
      <w:r>
        <w:t>Rossi, E., Chamberlain, B., Frasca, F., Eynard, D., Bronstein, M., and Monti, F. (2020). Temporal Graph Networks. ICML Workshop.</w:t>
      </w:r>
    </w:p>
    <w:p w14:paraId="36BCFE18" w14:textId="77777777" w:rsidR="008E1B31" w:rsidRDefault="00000000">
      <w:pPr>
        <w:spacing w:after="160" w:line="320" w:lineRule="auto"/>
        <w:jc w:val="both"/>
      </w:pPr>
      <w:r>
        <w:t>Veličković, P., Cucurull, G., Casanova, A., Romero, A., Liò,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Yu, B., Yin, H., and Zhu, Z. (2018). Spatio-Temporal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This is the dominant convention in the traffic forecasting literature. DCRNN and STGCN, for example, represent road sensor networks with sensors as nodes and road segments as edges. It is also the convention used in the SupplyGraph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Figure B.3 — Topology stability under the zero-flow convention. In Week 1, VLCC-01 carries active flows on its loading and discharge edges. In Week 2, the vessel is in transit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move)                      edges)</w:t>
      </w:r>
    </w:p>
    <w:p w14:paraId="36BCFE67" w14:textId="77777777" w:rsidR="008E1B31" w:rsidRDefault="00000000">
      <w:pPr>
        <w:spacing w:after="160" w:line="320" w:lineRule="auto"/>
        <w:jc w:val="both"/>
      </w:pPr>
      <w:r>
        <w:rPr>
          <w:b/>
          <w:bCs/>
        </w:rPr>
        <w:t>New asset</w:t>
      </w:r>
      <w:r>
        <w:t xml:space="preserve">       New node or edge added     New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Every node in the asset-centric graph — whether a production field, a storage terminal, a pipeline segment, or a vessel — must satisfy the same universal mass balance constraint. The change in inventory at node i over time period t must equal the net of all flows into and out of that node:</w:t>
      </w:r>
    </w:p>
    <w:p w14:paraId="36BCFE70" w14:textId="77777777" w:rsidR="008E1B31" w:rsidRDefault="00000000">
      <w:pPr>
        <w:spacing w:after="160" w:line="320" w:lineRule="auto"/>
        <w:jc w:val="both"/>
      </w:pPr>
      <w:r>
        <w:rPr>
          <w:b/>
          <w:bCs/>
        </w:rPr>
        <w:t>ΔS(i,t) = P(i,t) + F_in(i,t) − C(i,t) − F_out(i,t)</w:t>
      </w:r>
    </w:p>
    <w:p w14:paraId="36BCFE71" w14:textId="77777777" w:rsidR="008E1B31" w:rsidRDefault="00000000">
      <w:pPr>
        <w:spacing w:after="160" w:line="320" w:lineRule="auto"/>
        <w:jc w:val="both"/>
      </w:pPr>
      <w:r>
        <w:t>where ΔS(i,t) = S(i,t) − S(i,t−1) is the change in stock, P(i,t) is production (non-zero only at wellhead and field nodes), C(i,t) is consumption (non-zero only at refinery and end-use nodes), F_in(i,t) is the sum of all inflows, and F_out(i,t)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For Cushing terminal in a given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ΔS(calc) = F_in − F_out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ΔS(obs)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B(i,t) = ΔS(obs)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S(i,t) = S(i,t−1) + P(i,t) + F_in(i,t)</w:t>
      </w:r>
    </w:p>
    <w:p w14:paraId="36BCFE96" w14:textId="77777777" w:rsidR="008E1B31" w:rsidRDefault="00000000">
      <w:pPr>
        <w:spacing w:after="160" w:line="320" w:lineRule="auto"/>
        <w:jc w:val="both"/>
      </w:pPr>
      <w:r>
        <w:rPr>
          <w:b/>
          <w:bCs/>
        </w:rPr>
        <w:t>− C(i,t) − F_out(i,t) + B(i,t)</w:t>
      </w:r>
    </w:p>
    <w:p w14:paraId="36BCFE97" w14:textId="77777777" w:rsidR="008E1B31" w:rsidRDefault="00000000">
      <w:pPr>
        <w:spacing w:after="160" w:line="320" w:lineRule="auto"/>
        <w:jc w:val="both"/>
      </w:pPr>
      <w:r>
        <w:t>where B(i,t)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S(i,t) = S(i,t−1) + P + F_in − C − F_out + B applies to every node type without special cases. Pipeline nodes have P = 0 and C = 0; vessel nodes have P = 0 and C = 0 with F_in = cargo loaded and F_out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GraphSAGE,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The scenario graph is what a model actually trains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which provides formula-defined views over the physical layer. A PADD-level production variable is defined as a formula: P(PADD_3, t) equals the sum of P(i, t) over all physical nodes i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node in itself.</w:t>
      </w:r>
    </w:p>
    <w:p w14:paraId="36BCFEB0" w14:textId="77777777" w:rsidR="008E1B31" w:rsidRDefault="00000000">
      <w:pPr>
        <w:spacing w:after="160" w:line="320" w:lineRule="auto"/>
        <w:jc w:val="both"/>
      </w:pPr>
      <w:r>
        <w:t>Administrative aggregations from Section B.8 are implemented as queries that filter physical nodes by their geography metadata. The expression P(PADD_3, t) = sum of P(i, t) where i.location.padd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Figure B.6 — Geography metadata (labels on nodes) and resolution hierarchy (relationships between nodes). A well has a geography label and also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r>
        <w:rPr>
          <w:b/>
          <w:bCs/>
        </w:rPr>
        <w:t>observed_authoritative</w:t>
      </w:r>
      <w:r>
        <w:t xml:space="preserve"> or </w:t>
      </w:r>
      <w:r>
        <w:rPr>
          <w:b/>
          <w:bCs/>
        </w:rPr>
        <w:t>derived</w:t>
      </w:r>
      <w:r>
        <w:t xml:space="preserve"> holds. Additional observed series may be attached as </w:t>
      </w:r>
      <w:r>
        <w:rPr>
          <w:b/>
          <w:bCs/>
        </w:rPr>
        <w:t>observed_auxiliary</w:t>
      </w:r>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 or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Figure B.7 — State machine for a single node-variable under the scenario loader. Valid end states are observed_authoritative, derived, observed_auxiliary, and null. The invariant excludes any combination of observed_authoritative and derived on the same variable at the same time.</w:t>
      </w:r>
    </w:p>
    <w:p w14:paraId="36BCFEC4" w14:textId="77777777" w:rsidR="008E1B31" w:rsidRDefault="00000000">
      <w:pPr>
        <w:spacing w:after="160" w:line="320" w:lineRule="auto"/>
        <w:jc w:val="both"/>
      </w:pPr>
      <w:r>
        <w:t>The invariant does not cover every failure mode. Sibling overlap — two assigned series whose coverage descriptors overlap geographically or temporally without one being an ancestor of the other — can still occur, and requires a pairwise coverage disjointness check across the assigned series at each level. The mass balance diagnostic at the authoritative level serves as a backstop for any remaining inconsistencies, surfacing them as large balancing items that the user can investigate. The invariant, the coverage disjointness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neighbours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Kazemi, Y. and Szmerekovsky, J. (2015). Modeling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Wasi, A. T., Islam, S. R., Karim, R., and Brintrup, A. (2024). SupplyGraph: A Benchmark Dataset for Supply Chain Planning using Graph Neural Networks. arXiv:2401.15299.</w:t>
      </w:r>
    </w:p>
    <w:p w14:paraId="36BCFED9" w14:textId="77777777" w:rsidR="008E1B31" w:rsidRDefault="00000000">
      <w:pPr>
        <w:spacing w:after="160" w:line="320" w:lineRule="auto"/>
        <w:jc w:val="both"/>
      </w:pPr>
      <w:r>
        <w:t>Yu, B., Yin, H., and Zhu, Z. (2018). Spatio-Temporal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r>
        <w:rPr>
          <w:rFonts w:ascii="Consolas" w:eastAsia="Consolas" w:hAnsi="Consolas" w:cs="Consolas"/>
        </w:rPr>
        <w:t>timeseries_id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'latent()'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formula = bare_variable_id</w:t>
      </w:r>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7 | Closure formula | balancing item with mixed-type inputs in formula_inputs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r>
        <w:rPr>
          <w:rFonts w:ascii="Consolas" w:eastAsia="Consolas" w:hAnsi="Consolas" w:cs="Consolas"/>
        </w:rPr>
        <w:t>timeseries_id IS NOT NULL</w:t>
      </w:r>
      <w:r>
        <w:t xml:space="preserve">. The rule performs a direct lookup against </w:t>
      </w:r>
      <w:r>
        <w:rPr>
          <w:rFonts w:ascii="Consolas" w:eastAsia="Consolas" w:hAnsi="Consolas" w:cs="Consolas"/>
        </w:rPr>
        <w:t>timeseries_data</w:t>
      </w:r>
      <w:r>
        <w:t xml:space="preserve"> at the observation date. The lookup is a primary key access on </w:t>
      </w:r>
      <w:r>
        <w:rPr>
          <w:rFonts w:ascii="Consolas" w:eastAsia="Consolas" w:hAnsi="Consolas" w:cs="Consolas"/>
        </w:rPr>
        <w:t>(timeseries_id, observation_date)</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r>
        <w:rPr>
          <w:rFonts w:ascii="Consolas" w:eastAsia="Consolas" w:hAnsi="Consolas" w:cs="Consolas"/>
        </w:rPr>
        <w:t>formula_used = &lt;timeseries_id&gt;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r>
        <w:rPr>
          <w:rFonts w:ascii="Consolas" w:eastAsia="Consolas" w:hAnsi="Consolas" w:cs="Consolas"/>
        </w:rPr>
        <w:t>node_type_default_formulas</w:t>
      </w:r>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r>
        <w:rPr>
          <w:rFonts w:ascii="Consolas" w:eastAsia="Consolas" w:hAnsi="Consolas" w:cs="Consolas"/>
        </w:rPr>
        <w:t>formula_used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'latent()'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r>
        <w:rPr>
          <w:rFonts w:ascii="Consolas" w:eastAsia="Consolas" w:hAnsi="Consolas" w:cs="Consolas"/>
        </w:rPr>
        <w:t>formula_used = 'reverse_mirror_promotion'</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r>
        <w:rPr>
          <w:rFonts w:ascii="Consolas" w:eastAsia="Consolas" w:hAnsi="Consolas" w:cs="Consolas"/>
        </w:rPr>
        <w:t>formula_used = 'latent()'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The mirror-promotion logic exists because Rule 3's natural priority position (before Rule 6) would otherwise short-circuit and prevent the standalone Rule 6 from firing for explicitly-latent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r>
        <w:rPr>
          <w:rFonts w:ascii="Consolas" w:eastAsia="Consolas" w:hAnsi="Consolas" w:cs="Consolas"/>
        </w:rPr>
        <w:t>formula_inputs</w:t>
      </w:r>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r>
        <w:rPr>
          <w:rFonts w:ascii="Consolas" w:eastAsia="Consolas" w:hAnsi="Consolas" w:cs="Consolas"/>
        </w:rPr>
        <w:t>formula_used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r>
        <w:rPr>
          <w:rFonts w:ascii="Consolas" w:eastAsia="Consolas" w:hAnsi="Consolas" w:cs="Consolas"/>
        </w:rPr>
        <w:t>formula_inputs</w:t>
      </w:r>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The semantic role of any given sum is recoverable from the structure of </w:t>
      </w:r>
      <w:r>
        <w:rPr>
          <w:rFonts w:ascii="Consolas" w:eastAsia="Consolas" w:hAnsi="Consolas" w:cs="Consolas"/>
        </w:rPr>
        <w:t>formula_inputs</w:t>
      </w:r>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&lt;bare_variable_id&gt;</w:t>
      </w:r>
      <w:r>
        <w:t xml:space="preserve"> (a bare identifier matching exactly one entry in </w:t>
      </w:r>
      <w:r>
        <w:rPr>
          <w:rFonts w:ascii="Consolas" w:eastAsia="Consolas" w:hAnsi="Consolas" w:cs="Consolas"/>
        </w:rPr>
        <w:t>formula_inputs</w:t>
      </w:r>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r>
        <w:rPr>
          <w:rFonts w:ascii="Consolas" w:eastAsia="Consolas" w:hAnsi="Consolas" w:cs="Consolas"/>
        </w:rPr>
        <w:t>formula_used = 'alias(&lt;bare_variable_id&gt;)'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r>
        <w:rPr>
          <w:rFonts w:ascii="Consolas" w:eastAsia="Consolas" w:hAnsi="Consolas" w:cs="Consolas"/>
        </w:rPr>
        <w:t>formula_used = 'reverse_mirror'</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r>
        <w:rPr>
          <w:rFonts w:ascii="Consolas" w:eastAsia="Consolas" w:hAnsi="Consolas" w:cs="Consolas"/>
        </w:rPr>
        <w:t>formula_inputs</w:t>
      </w:r>
      <w:r>
        <w:t xml:space="preserve"> mix inventory, inflow, and outflow variables. The rule evaluates the closure equation:</w:t>
      </w:r>
    </w:p>
    <w:p w14:paraId="36BCFF09" w14:textId="77777777" w:rsidR="008E1B31" w:rsidRDefault="00000000">
      <w:pPr>
        <w:spacing w:after="160" w:line="320" w:lineRule="auto"/>
        <w:jc w:val="both"/>
      </w:pPr>
      <w:r>
        <w:t>B = ΔS − P + C − ΣF_in + ΣF_out</w:t>
      </w:r>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r>
        <w:rPr>
          <w:rFonts w:ascii="Consolas" w:eastAsia="Consolas" w:hAnsi="Consolas" w:cs="Consolas"/>
        </w:rPr>
        <w:t>formula_used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padd2_view.P − bakken_nd.P − oklahoma.P</w:t>
      </w:r>
      <w:r>
        <w:t xml:space="preserve">. The rule parses the signed terms via a regular expression that extracts (sign, variable_id) pairs and aborts if any term fails to match a variable in </w:t>
      </w:r>
      <w:r>
        <w:rPr>
          <w:rFonts w:ascii="Consolas" w:eastAsia="Consolas" w:hAnsi="Consolas" w:cs="Consolas"/>
        </w:rPr>
        <w:t>formula_inputs</w:t>
      </w:r>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r>
        <w:rPr>
          <w:rFonts w:ascii="Consolas" w:eastAsia="Consolas" w:hAnsi="Consolas" w:cs="Consolas"/>
        </w:rPr>
        <w:t>formula_used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r>
        <w:rPr>
          <w:rFonts w:ascii="Consolas" w:eastAsia="Consolas" w:hAnsi="Consolas" w:cs="Consolas"/>
        </w:rPr>
        <w:t>formula_used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r>
        <w:rPr>
          <w:rFonts w:ascii="Consolas" w:eastAsia="Consolas" w:hAnsi="Consolas" w:cs="Consolas"/>
        </w:rPr>
        <w:t>scenario_resolved_values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r>
        <w:rPr>
          <w:rFonts w:ascii="Consolas" w:eastAsia="Consolas" w:hAnsi="Consolas" w:cs="Consolas"/>
        </w:rPr>
        <w:t>build_deps()</w:t>
      </w:r>
      <w:r>
        <w:t xml:space="preserve"> function produces a dictionary </w:t>
      </w:r>
      <w:r>
        <w:rPr>
          <w:rFonts w:ascii="Consolas" w:eastAsia="Consolas" w:hAnsi="Consolas" w:cs="Consolas"/>
        </w:rPr>
        <w:t>deps[variable]</w:t>
      </w:r>
      <w:r>
        <w:t xml:space="preserve"> of upstream variable IDs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r>
        <w:rPr>
          <w:rFonts w:ascii="Consolas" w:eastAsia="Consolas" w:hAnsi="Consolas" w:cs="Consolas"/>
        </w:rPr>
        <w:t>formula_inputs</w:t>
      </w:r>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r>
        <w:rPr>
          <w:rFonts w:ascii="Consolas" w:eastAsia="Consolas" w:hAnsi="Consolas" w:cs="Consolas"/>
        </w:rPr>
        <w:t>CycleError</w:t>
      </w:r>
      <w:r>
        <w:t xml:space="preserve"> and halts the resolver. The audit row records the failure with a non-NULL </w:t>
      </w:r>
      <w:r>
        <w:rPr>
          <w:rFonts w:ascii="Consolas" w:eastAsia="Consolas" w:hAnsi="Consolas" w:cs="Consolas"/>
        </w:rPr>
        <w:t>failed_at</w:t>
      </w:r>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r>
        <w:rPr>
          <w:rFonts w:ascii="Consolas" w:eastAsia="Consolas" w:hAnsi="Consolas" w:cs="Consolas"/>
        </w:rPr>
        <w:t>scenario_resolver_runs.dispatch_counts</w:t>
      </w:r>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Production (physical) | 19 | bakken_nd, bakken_mt, permian_tx, permian_nm, eagle_ford_tx, oklahoma_conventional, california_conventional, wyoming, padd1_other through padd5_other, gulf_of_america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Storage (physical) | 10 | cushing_hub (with three operator sub-terminals: enterprise_cushing, plains_cushing, magellan_cushing), patoka_hub, houston_storage, st_james_terminal, loop_terminal, others |</w:t>
      </w:r>
    </w:p>
    <w:p w14:paraId="36BCFF39" w14:textId="77777777" w:rsidR="008E1B31" w:rsidRDefault="00000000">
      <w:pPr>
        <w:spacing w:after="160" w:line="320" w:lineRule="auto"/>
        <w:jc w:val="both"/>
      </w:pPr>
      <w:r>
        <w:t>| SPR (physical) | 4 | bayou_choctaw, big_hill, bryan_mound, west_hackberry |</w:t>
      </w:r>
    </w:p>
    <w:p w14:paraId="36BCFF3A" w14:textId="77777777" w:rsidR="008E1B31" w:rsidRDefault="00000000">
      <w:pPr>
        <w:spacing w:after="160" w:line="320" w:lineRule="auto"/>
        <w:jc w:val="both"/>
      </w:pPr>
      <w:r>
        <w:t>| Pipeline (physical) | 37 | seaway_south, seaway_north, capline_south, capline_north, keystone_xl, marketlink, diamond, pipe_bakken_xstate, 12 inter_padd_</w:t>
      </w:r>
      <w:r>
        <w:rPr>
          <w:i/>
          <w:iCs/>
        </w:rPr>
        <w:t>_to_</w:t>
      </w:r>
      <w:r>
        <w:t>_agg aggregates, and others |</w:t>
      </w:r>
    </w:p>
    <w:p w14:paraId="36BCFF3B" w14:textId="77777777" w:rsidR="008E1B31" w:rsidRDefault="00000000">
      <w:pPr>
        <w:spacing w:after="160" w:line="320" w:lineRule="auto"/>
        <w:jc w:val="both"/>
      </w:pPr>
      <w:r>
        <w:t>| Import terminal (physical) | 8 | clearbrook, padd1_imports_agg through padd5_imports_agg, padd1_canadian_imports_agg, padd2_canadian_imports_agg, padd2_xstate |</w:t>
      </w:r>
    </w:p>
    <w:p w14:paraId="36BCFF3C" w14:textId="77777777" w:rsidR="008E1B31" w:rsidRDefault="00000000">
      <w:pPr>
        <w:spacing w:after="160" w:line="320" w:lineRule="auto"/>
        <w:jc w:val="both"/>
      </w:pPr>
      <w:r>
        <w:t>| Export terminal (physical) | 12 | ingleside, houston_exports_agg with three sub-terminals (enterprise_houston, magellan_houston, moda_midstream_houston), nederland, loop_exports, st_james_exports, padd1 through padd5 export aggregates |</w:t>
      </w:r>
    </w:p>
    <w:p w14:paraId="36BCFF3D" w14:textId="77777777" w:rsidR="008E1B31" w:rsidRDefault="00000000">
      <w:pPr>
        <w:spacing w:after="160" w:line="320" w:lineRule="auto"/>
        <w:jc w:val="both"/>
      </w:pPr>
      <w:r>
        <w:t>| Gathering (physical) | 6 | ans, bakken_nd_gathering, bakken_mt_gathering, eagle_ford_gathering, permian_nm_gathering, permian_tx_gathering |</w:t>
      </w:r>
    </w:p>
    <w:p w14:paraId="36BCFF3E" w14:textId="77777777" w:rsidR="008E1B31" w:rsidRDefault="00000000">
      <w:pPr>
        <w:spacing w:after="160" w:line="320" w:lineRule="auto"/>
        <w:jc w:val="both"/>
      </w:pPr>
      <w:r>
        <w:t>| Origin terminal (physical) | 6 | midland, wink, crane, johnsons_corner, three_rivers, valdez |</w:t>
      </w:r>
    </w:p>
    <w:p w14:paraId="36BCFF3F" w14:textId="77777777" w:rsidR="008E1B31" w:rsidRDefault="00000000">
      <w:pPr>
        <w:spacing w:after="160" w:line="320" w:lineRule="auto"/>
        <w:jc w:val="both"/>
      </w:pPr>
      <w:r>
        <w:t>| Region view (abstract) | 6 | usa_view,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State view (abstract) | 2 | texas_state_view, montana_state_view |</w:t>
      </w:r>
    </w:p>
    <w:p w14:paraId="36BCFF42" w14:textId="77777777" w:rsidR="008E1B31" w:rsidRDefault="00000000">
      <w:pPr>
        <w:spacing w:after="160" w:line="320" w:lineRule="auto"/>
        <w:jc w:val="both"/>
      </w:pPr>
      <w:r>
        <w:t>| Observational aggregate (abstract) | 4 | spr_total, permian_aggregate, bakken_aggregate, eagle_ford_aggregate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Boundary | 4 | foreign_supply, canadian_oil_sands, foreign_export_destination, spr_total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Inflow | F_in | 410 | One per directed inbound edge per node |</w:t>
      </w:r>
    </w:p>
    <w:p w14:paraId="36BCFF4F" w14:textId="77777777" w:rsidR="008E1B31" w:rsidRDefault="00000000">
      <w:pPr>
        <w:spacing w:after="160" w:line="320" w:lineRule="auto"/>
        <w:jc w:val="both"/>
      </w:pPr>
      <w:r>
        <w:t>| Outflow | F_out | 410 | One per directed outbound edge per node (matches F_in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Imports (non-Canada) | F_in | PADD level | 5 | MCRIPP12 minus Canadian contribution |</w:t>
      </w:r>
    </w:p>
    <w:p w14:paraId="36BCFF5D" w14:textId="77777777" w:rsidR="008E1B31" w:rsidRDefault="00000000">
      <w:pPr>
        <w:spacing w:after="160" w:line="320" w:lineRule="auto"/>
        <w:jc w:val="both"/>
      </w:pPr>
      <w:r>
        <w:t>| Imports (Canada) | F_in | PADD level | 2 | MCRIPP1CA2 (PADD 1 Canadian), MCRIPP2CA2 (PADD 2 Canadian) |</w:t>
      </w:r>
    </w:p>
    <w:p w14:paraId="36BCFF5E" w14:textId="77777777" w:rsidR="008E1B31" w:rsidRDefault="00000000">
      <w:pPr>
        <w:spacing w:after="160" w:line="320" w:lineRule="auto"/>
        <w:jc w:val="both"/>
      </w:pPr>
      <w:r>
        <w:t>| Exports | F_out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USA aggregates | P, C, S, F_in, F_out,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r>
        <w:rPr>
          <w:rFonts w:ascii="Consolas" w:eastAsia="Consolas" w:hAnsi="Consolas" w:cs="Consolas"/>
        </w:rPr>
        <w:t>pipe_bakken_xstate</w:t>
      </w:r>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Other (smaller subsystems) | 14 | Foreign aggregate boundary edges, miscellaneous latents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These latents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r>
        <w:rPr>
          <w:rFonts w:ascii="Consolas" w:eastAsia="Consolas" w:hAnsi="Consolas" w:cs="Consolas"/>
        </w:rPr>
        <w:t>node_type_default_formulas</w:t>
      </w:r>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(foreign_supply, canadian_oil_sands,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r>
        <w:rPr>
          <w:rFonts w:ascii="Consolas" w:eastAsia="Consolas" w:hAnsi="Consolas" w:cs="Consolas"/>
        </w:rPr>
        <w:t>asset_graph.json</w:t>
      </w:r>
      <w:r>
        <w:t xml:space="preserve"> | Baseline ~1,200 variables, ~50% unresolved |</w:t>
      </w:r>
    </w:p>
    <w:p w14:paraId="36BCFF8C" w14:textId="77777777" w:rsidR="008E1B31" w:rsidRDefault="00000000">
      <w:pPr>
        <w:spacing w:after="160" w:line="320" w:lineRule="auto"/>
        <w:jc w:val="both"/>
      </w:pPr>
      <w:r>
        <w:t xml:space="preserve">| 2 | Populate </w:t>
      </w:r>
      <w:r>
        <w:rPr>
          <w:rFonts w:ascii="Consolas" w:eastAsia="Consolas" w:hAnsi="Consolas" w:cs="Consolas"/>
        </w:rPr>
        <w:t>node_type_default_formulas</w:t>
      </w:r>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7 | Add origin terminal nodes (Midland, Wink, Crane); declare Permian fan-out latents | Latent count rises to ~400 |</w:t>
      </w:r>
    </w:p>
    <w:p w14:paraId="36BCFF92" w14:textId="77777777" w:rsidR="008E1B31" w:rsidRDefault="00000000">
      <w:pPr>
        <w:spacing w:after="160" w:line="320" w:lineRule="auto"/>
        <w:jc w:val="both"/>
      </w:pPr>
      <w:r>
        <w:t xml:space="preserve">| 8 | Fix latent-mirror cycle; add cycle gates to </w:t>
      </w:r>
      <w:r>
        <w:rPr>
          <w:rFonts w:ascii="Consolas" w:eastAsia="Consolas" w:hAnsi="Consolas" w:cs="Consolas"/>
        </w:rPr>
        <w:t>build_deps()</w:t>
      </w:r>
      <w:r>
        <w:t xml:space="preserve"> | Resolver runs to completion without </w:t>
      </w:r>
      <w:r>
        <w:rPr>
          <w:rFonts w:ascii="Consolas" w:eastAsia="Consolas" w:hAnsi="Consolas" w:cs="Consolas"/>
        </w:rPr>
        <w:t>CycleError</w:t>
      </w:r>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10 | Add Bakken cross-state connector node; declare its four flow latents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r>
        <w:rPr>
          <w:rFonts w:ascii="Consolas" w:eastAsia="Consolas" w:hAnsi="Consolas" w:cs="Consolas"/>
        </w:rPr>
        <w:t>sum_over_children</w:t>
      </w:r>
      <w:r>
        <w:t xml:space="preserve">, </w:t>
      </w:r>
      <w:r>
        <w:rPr>
          <w:rFonts w:ascii="Consolas" w:eastAsia="Consolas" w:hAnsi="Consolas" w:cs="Consolas"/>
        </w:rPr>
        <w:t>sum_over_outflows</w:t>
      </w:r>
      <w:r>
        <w:t xml:space="preserve">, </w:t>
      </w:r>
      <w:r>
        <w:rPr>
          <w:rFonts w:ascii="Consolas" w:eastAsia="Consolas" w:hAnsi="Consolas" w:cs="Consolas"/>
        </w:rPr>
        <w:t>sum_same_type</w:t>
      </w:r>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replayable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For reference at a glance:</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abstract;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kbd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Fernandes, L.J., Relvas, S. and Barbosa-Póvoa,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r>
        <w:rPr>
          <w:sz w:val="21"/>
          <w:szCs w:val="21"/>
        </w:rPr>
        <w:t>Ghaithan, A.M., Attia, A. and Duffuaa,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Jin, M., Koh, H.Y., Wen, Q., Zambon, D., Alippi,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"Modeling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Lima, C., Relvas, S. and Barbosa-Póvoa,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Al-Rfou, R. and Skiena, S. (2014) "DeepWalk: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Rossi, E., Chamberlain, B., Frasca, F., Eynard,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Stopford, M. (2009) Maritime Economics. 3rd edn.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r>
        <w:rPr>
          <w:sz w:val="21"/>
          <w:szCs w:val="21"/>
        </w:rPr>
        <w:t>Veličković, P., Cucurull, G., Casanova, A., Romero, A., Liò,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"SupplyGraph: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Xu, D., Ruan, C., Korpeoglu,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"Spatio-temporal graph convolutional networks: a deep learning framework for traffic forecasting", in Proceedings of the 27th International Joint Conference on Artificial Intelligence, pp. 3634–3640.</w:t>
      </w:r>
    </w:p>
    <w:sectPr w:rsidR="008E1B31">
      <w:headerReference w:type="default" r:id="rId16"/>
      <w:footerReference w:type="default" r:id="rId1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Pedro Porfirio" w:date="2026-05-18T19:57:00Z" w:initials="PP">
    <w:p w14:paraId="13FBE1FC" w14:textId="77777777" w:rsidR="008D5F85" w:rsidRDefault="008D5F85" w:rsidP="008D5F85">
      <w:pPr>
        <w:pStyle w:val="CommentText"/>
      </w:pPr>
      <w:r>
        <w:rPr>
          <w:rStyle w:val="CommentReference"/>
        </w:rPr>
        <w:annotationRef/>
      </w:r>
      <w:r>
        <w:t>Check references.</w:t>
      </w:r>
    </w:p>
  </w:comment>
  <w:comment w:id="176" w:author="Pedro Porfirio" w:date="2026-05-18T21:52:00Z" w:initials="PP">
    <w:p w14:paraId="63466A19" w14:textId="77777777" w:rsidR="000A2FA9" w:rsidRDefault="000A2FA9" w:rsidP="000A2FA9">
      <w:pPr>
        <w:pStyle w:val="CommentText"/>
      </w:pPr>
      <w:r>
        <w:rPr>
          <w:rStyle w:val="CommentReference"/>
        </w:rPr>
        <w:annotationRef/>
      </w:r>
      <w:r>
        <w:t>Check the design of the residual node design.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FBE1FC" w15:done="0"/>
  <w15:commentEx w15:paraId="63466A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DC211" w16cex:dateUtc="2026-05-18T18:57:00Z"/>
  <w16cex:commentExtensible w16cex:durableId="5F3E21A5" w16cex:dateUtc="2026-05-18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FBE1FC" w16cid:durableId="27ADC211"/>
  <w16cid:commentId w16cid:paraId="63466A19" w16cid:durableId="5F3E2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CDAE5" w14:textId="77777777" w:rsidR="00552BB7" w:rsidRDefault="00552BB7">
      <w:r>
        <w:separator/>
      </w:r>
    </w:p>
  </w:endnote>
  <w:endnote w:type="continuationSeparator" w:id="0">
    <w:p w14:paraId="44C167F6" w14:textId="77777777" w:rsidR="00552BB7" w:rsidRDefault="0055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A04BD" w14:textId="77777777" w:rsidR="00552BB7" w:rsidRDefault="00552BB7">
      <w:r>
        <w:separator/>
      </w:r>
    </w:p>
  </w:footnote>
  <w:footnote w:type="continuationSeparator" w:id="0">
    <w:p w14:paraId="13A64DD0" w14:textId="77777777" w:rsidR="00552BB7" w:rsidRDefault="0055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Porfirio">
    <w15:presenceInfo w15:providerId="None" w15:userId="Pedro Porfi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001A97"/>
    <w:rsid w:val="000417E0"/>
    <w:rsid w:val="000431D0"/>
    <w:rsid w:val="0007075C"/>
    <w:rsid w:val="000A2FA9"/>
    <w:rsid w:val="000F60F7"/>
    <w:rsid w:val="000F731F"/>
    <w:rsid w:val="00121CEA"/>
    <w:rsid w:val="0012700B"/>
    <w:rsid w:val="00176609"/>
    <w:rsid w:val="0019603D"/>
    <w:rsid w:val="00236115"/>
    <w:rsid w:val="00237027"/>
    <w:rsid w:val="00272D39"/>
    <w:rsid w:val="0027645F"/>
    <w:rsid w:val="002B708C"/>
    <w:rsid w:val="002C4238"/>
    <w:rsid w:val="002F06DB"/>
    <w:rsid w:val="00344353"/>
    <w:rsid w:val="0037118B"/>
    <w:rsid w:val="00372C03"/>
    <w:rsid w:val="003C3981"/>
    <w:rsid w:val="003E151E"/>
    <w:rsid w:val="003E5FE2"/>
    <w:rsid w:val="004134CC"/>
    <w:rsid w:val="00441B34"/>
    <w:rsid w:val="004C5386"/>
    <w:rsid w:val="004D1315"/>
    <w:rsid w:val="004D5E43"/>
    <w:rsid w:val="005444C9"/>
    <w:rsid w:val="00551728"/>
    <w:rsid w:val="00552BB7"/>
    <w:rsid w:val="00553CCE"/>
    <w:rsid w:val="00567CE2"/>
    <w:rsid w:val="00590F7F"/>
    <w:rsid w:val="00591343"/>
    <w:rsid w:val="00594100"/>
    <w:rsid w:val="005E7624"/>
    <w:rsid w:val="00603BA1"/>
    <w:rsid w:val="006654A8"/>
    <w:rsid w:val="006801A3"/>
    <w:rsid w:val="00696633"/>
    <w:rsid w:val="006A63D0"/>
    <w:rsid w:val="006E0F51"/>
    <w:rsid w:val="006E3777"/>
    <w:rsid w:val="006F3706"/>
    <w:rsid w:val="00711530"/>
    <w:rsid w:val="00724170"/>
    <w:rsid w:val="0072684F"/>
    <w:rsid w:val="00753A45"/>
    <w:rsid w:val="007629B7"/>
    <w:rsid w:val="007729A0"/>
    <w:rsid w:val="007A2D12"/>
    <w:rsid w:val="00805436"/>
    <w:rsid w:val="00815F0F"/>
    <w:rsid w:val="0084167F"/>
    <w:rsid w:val="0085068D"/>
    <w:rsid w:val="00852D08"/>
    <w:rsid w:val="0087039F"/>
    <w:rsid w:val="00892723"/>
    <w:rsid w:val="008C2140"/>
    <w:rsid w:val="008D5F85"/>
    <w:rsid w:val="008E1B31"/>
    <w:rsid w:val="008E4EB0"/>
    <w:rsid w:val="008F3427"/>
    <w:rsid w:val="009014E4"/>
    <w:rsid w:val="0092359D"/>
    <w:rsid w:val="00937DA1"/>
    <w:rsid w:val="00940C23"/>
    <w:rsid w:val="009438FD"/>
    <w:rsid w:val="0095667A"/>
    <w:rsid w:val="00964724"/>
    <w:rsid w:val="0097555C"/>
    <w:rsid w:val="009A265C"/>
    <w:rsid w:val="009D707B"/>
    <w:rsid w:val="009F023E"/>
    <w:rsid w:val="00A376DE"/>
    <w:rsid w:val="00A45810"/>
    <w:rsid w:val="00A8663C"/>
    <w:rsid w:val="00A9717A"/>
    <w:rsid w:val="00B05E3E"/>
    <w:rsid w:val="00B26901"/>
    <w:rsid w:val="00B364AA"/>
    <w:rsid w:val="00B8385A"/>
    <w:rsid w:val="00BA4B88"/>
    <w:rsid w:val="00BD3161"/>
    <w:rsid w:val="00BF01A9"/>
    <w:rsid w:val="00C330AC"/>
    <w:rsid w:val="00C74C74"/>
    <w:rsid w:val="00C8125A"/>
    <w:rsid w:val="00CB075E"/>
    <w:rsid w:val="00CB3431"/>
    <w:rsid w:val="00CC769D"/>
    <w:rsid w:val="00CF4422"/>
    <w:rsid w:val="00D46A42"/>
    <w:rsid w:val="00D74ED9"/>
    <w:rsid w:val="00DA5208"/>
    <w:rsid w:val="00E1487F"/>
    <w:rsid w:val="00E23E83"/>
    <w:rsid w:val="00E270DB"/>
    <w:rsid w:val="00EA3672"/>
    <w:rsid w:val="00EA7A06"/>
    <w:rsid w:val="00ED1685"/>
    <w:rsid w:val="00ED3DA6"/>
    <w:rsid w:val="00EE667E"/>
    <w:rsid w:val="00F07FC2"/>
    <w:rsid w:val="00F325B9"/>
    <w:rsid w:val="00F541C6"/>
    <w:rsid w:val="00FB2104"/>
    <w:rsid w:val="00FB25FB"/>
    <w:rsid w:val="00FC45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5068D"/>
  </w:style>
  <w:style w:type="character" w:styleId="CommentReference">
    <w:name w:val="annotation reference"/>
    <w:basedOn w:val="DefaultParagraphFont"/>
    <w:uiPriority w:val="99"/>
    <w:semiHidden/>
    <w:unhideWhenUsed/>
    <w:rsid w:val="008D5F85"/>
    <w:rPr>
      <w:sz w:val="16"/>
      <w:szCs w:val="16"/>
    </w:rPr>
  </w:style>
  <w:style w:type="paragraph" w:styleId="CommentText">
    <w:name w:val="annotation text"/>
    <w:basedOn w:val="Normal"/>
    <w:link w:val="CommentTextChar"/>
    <w:uiPriority w:val="99"/>
    <w:unhideWhenUsed/>
    <w:rsid w:val="008D5F85"/>
    <w:rPr>
      <w:sz w:val="20"/>
      <w:szCs w:val="20"/>
    </w:rPr>
  </w:style>
  <w:style w:type="character" w:customStyle="1" w:styleId="CommentTextChar">
    <w:name w:val="Comment Text Char"/>
    <w:basedOn w:val="DefaultParagraphFont"/>
    <w:link w:val="CommentText"/>
    <w:uiPriority w:val="99"/>
    <w:rsid w:val="008D5F85"/>
    <w:rPr>
      <w:sz w:val="20"/>
      <w:szCs w:val="20"/>
    </w:rPr>
  </w:style>
  <w:style w:type="paragraph" w:styleId="CommentSubject">
    <w:name w:val="annotation subject"/>
    <w:basedOn w:val="CommentText"/>
    <w:next w:val="CommentText"/>
    <w:link w:val="CommentSubjectChar"/>
    <w:uiPriority w:val="99"/>
    <w:semiHidden/>
    <w:unhideWhenUsed/>
    <w:rsid w:val="008D5F85"/>
    <w:rPr>
      <w:b/>
      <w:bCs/>
    </w:rPr>
  </w:style>
  <w:style w:type="character" w:customStyle="1" w:styleId="CommentSubjectChar">
    <w:name w:val="Comment Subject Char"/>
    <w:basedOn w:val="CommentTextChar"/>
    <w:link w:val="CommentSubject"/>
    <w:uiPriority w:val="99"/>
    <w:semiHidden/>
    <w:rsid w:val="008D5F85"/>
    <w:rPr>
      <w:b/>
      <w:bCs/>
      <w:sz w:val="20"/>
      <w:szCs w:val="20"/>
    </w:rPr>
  </w:style>
  <w:style w:type="paragraph" w:styleId="Header">
    <w:name w:val="header"/>
    <w:basedOn w:val="Normal"/>
    <w:link w:val="HeaderChar"/>
    <w:uiPriority w:val="99"/>
    <w:unhideWhenUsed/>
    <w:rsid w:val="003C3981"/>
    <w:pPr>
      <w:tabs>
        <w:tab w:val="center" w:pos="4513"/>
        <w:tab w:val="right" w:pos="9026"/>
      </w:tabs>
    </w:pPr>
  </w:style>
  <w:style w:type="character" w:customStyle="1" w:styleId="HeaderChar">
    <w:name w:val="Header Char"/>
    <w:basedOn w:val="DefaultParagraphFont"/>
    <w:link w:val="Header"/>
    <w:uiPriority w:val="99"/>
    <w:rsid w:val="003C3981"/>
  </w:style>
  <w:style w:type="paragraph" w:styleId="Footer">
    <w:name w:val="footer"/>
    <w:basedOn w:val="Normal"/>
    <w:link w:val="FooterChar"/>
    <w:uiPriority w:val="99"/>
    <w:unhideWhenUsed/>
    <w:rsid w:val="003C3981"/>
    <w:pPr>
      <w:tabs>
        <w:tab w:val="center" w:pos="4513"/>
        <w:tab w:val="right" w:pos="9026"/>
      </w:tabs>
    </w:pPr>
  </w:style>
  <w:style w:type="character" w:customStyle="1" w:styleId="FooterChar">
    <w:name w:val="Footer Char"/>
    <w:basedOn w:val="DefaultParagraphFont"/>
    <w:link w:val="Footer"/>
    <w:uiPriority w:val="99"/>
    <w:rsid w:val="003C3981"/>
  </w:style>
  <w:style w:type="table" w:styleId="TableGrid">
    <w:name w:val="Table Grid"/>
    <w:basedOn w:val="TableNormal"/>
    <w:uiPriority w:val="39"/>
    <w:rsid w:val="00E23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74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ED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D74ED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130</Pages>
  <Words>43328</Words>
  <Characters>246975</Characters>
  <Application>Microsoft Office Word</Application>
  <DocSecurity>0</DocSecurity>
  <Lines>2058</Lines>
  <Paragraphs>579</Paragraphs>
  <ScaleCrop>false</ScaleCrop>
  <Company/>
  <LinksUpToDate>false</LinksUpToDate>
  <CharactersWithSpaces>289724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80</cp:revision>
  <dcterms:created xsi:type="dcterms:W3CDTF">2026-05-18T18:50:00Z</dcterms:created>
  <dcterms:modified xsi:type="dcterms:W3CDTF">2026-05-18T21:33:00Z</dcterms:modified>
</cp:coreProperties>
</file>