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5DF5445C" w:rsidR="00964724" w:rsidRDefault="00964724">
      <w:pPr>
        <w:spacing w:after="200" w:line="316" w:lineRule="auto"/>
        <w:jc w:val="both"/>
        <w:rPr>
          <w:kern w:val="2"/>
          <w14:ligatures w14:val="standardContextual"/>
        </w:rPr>
      </w:pPr>
      <w:r>
        <w:t xml:space="preserve">Crude oil logistics networks are </w:t>
      </w:r>
      <w:ins w:id="0" w:author="Pedro Porfirio" w:date="2026-05-18T19:37:00Z" w16du:dateUtc="2026-05-18T18:37:00Z">
        <w:r w:rsidR="0085068D">
          <w:t xml:space="preserve">complex systems. Not only </w:t>
        </w:r>
        <w:r w:rsidR="00CB075E">
          <w:t xml:space="preserve">the actual infrastructure is complex, </w:t>
        </w:r>
      </w:ins>
      <w:del w:id="1" w:author="Pedro Porfirio" w:date="2026-05-18T19:37:00Z" w16du:dateUtc="2026-05-18T18:37:00Z">
        <w:r w:rsidDel="00CB075E">
          <w:delText xml:space="preserve">difficult to represent in a consistent way. Public </w:delText>
        </w:r>
      </w:del>
      <w:r>
        <w:t>data is published at multiple levels of resolution by different agencies</w:t>
      </w:r>
      <w:ins w:id="2" w:author="Pedro Porfirio" w:date="2026-05-18T19:37:00Z" w16du:dateUtc="2026-05-18T18:37:00Z">
        <w:r w:rsidR="00CB075E">
          <w:t>.</w:t>
        </w:r>
      </w:ins>
      <w:del w:id="3" w:author="Pedro Porfirio" w:date="2026-05-18T19:37:00Z" w16du:dateUtc="2026-05-18T18:37:00Z">
        <w:r w:rsidDel="00CB075E">
          <w:delText>,</w:delText>
        </w:r>
      </w:del>
      <w:r>
        <w:t xml:space="preserve"> </w:t>
      </w:r>
      <w:ins w:id="4" w:author="Pedro Porfirio" w:date="2026-05-18T19:37:00Z" w16du:dateUtc="2026-05-18T18:37:00Z">
        <w:r w:rsidR="00CB075E">
          <w:t>R</w:t>
        </w:r>
      </w:ins>
      <w:del w:id="5" w:author="Pedro Porfirio" w:date="2026-05-18T19:37:00Z" w16du:dateUtc="2026-05-18T18:37:00Z">
        <w:r w:rsidDel="00CB075E">
          <w:delText>r</w:delText>
        </w:r>
      </w:del>
      <w:r>
        <w:t xml:space="preserve">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w:t>
      </w:r>
      <w:ins w:id="6" w:author="Pedro Porfirio" w:date="2026-05-18T19:38:00Z" w16du:dateUtc="2026-05-18T18:38:00Z">
        <w:r w:rsidR="00ED3DA6">
          <w:t>have dependencies that are not always explicit.</w:t>
        </w:r>
      </w:ins>
      <w:r>
        <w:t>d</w:t>
      </w:r>
      <w:del w:id="7" w:author="Pedro Porfirio" w:date="2026-05-18T19:38:00Z" w16du:dateUtc="2026-05-18T18:38:00Z">
        <w:r w:rsidDel="00ED3DA6">
          <w:delText>ependent on assumptions that are not always made explicit.</w:delText>
        </w:r>
      </w:del>
    </w:p>
    <w:p w14:paraId="1A4D8937" w14:textId="5432D873" w:rsidR="0007075C" w:rsidRDefault="00964724">
      <w:pPr>
        <w:spacing w:after="200" w:line="316" w:lineRule="auto"/>
        <w:jc w:val="both"/>
        <w:rPr>
          <w:ins w:id="8" w:author="Pedro Porfirio" w:date="2026-05-18T19:40:00Z" w16du:dateUtc="2026-05-18T18:40:00Z"/>
        </w:rPr>
      </w:pPr>
      <w:r>
        <w:t xml:space="preserve">This thesis develops and tests an asset-centric temporal graph schema designed </w:t>
      </w:r>
      <w:ins w:id="9" w:author="Pedro Porfirio" w:date="2026-05-18T19:38:00Z" w16du:dateUtc="2026-05-18T18:38:00Z">
        <w:r w:rsidR="00B26901">
          <w:t>to</w:t>
        </w:r>
      </w:ins>
      <w:ins w:id="10" w:author="Pedro Porfirio" w:date="2026-05-18T19:39:00Z" w16du:dateUtc="2026-05-18T18:39:00Z">
        <w:r w:rsidR="00237027">
          <w:t xml:space="preserve"> be able to describe the flow of oil and its products</w:t>
        </w:r>
        <w:r w:rsidR="00CF4422">
          <w:t xml:space="preserve">. </w:t>
        </w:r>
      </w:ins>
      <w:del w:id="11" w:author="Pedro Porfirio" w:date="2026-05-18T19:39:00Z" w16du:dateUtc="2026-05-18T18:39:00Z">
        <w:r w:rsidDel="00CF4422">
          <w:delText xml:space="preserve">for that setting. </w:delText>
        </w:r>
      </w:del>
      <w:ins w:id="12" w:author="Pedro Porfirio" w:date="2026-05-18T19:40:00Z" w16du:dateUtc="2026-05-18T18:40:00Z">
        <w:r w:rsidR="0007075C">
          <w:t xml:space="preserve">The main porpuse is to generate a framework that is both flexible and robust so it can be extended and collapsed and can accommodate data with different levels of granularity. </w:t>
        </w:r>
      </w:ins>
      <w:ins w:id="13" w:author="Pedro Porfirio" w:date="2026-05-18T19:49:00Z" w16du:dateUtc="2026-05-18T18:49:00Z">
        <w:r w:rsidR="00372C03">
          <w:t xml:space="preserve">We focus on a framework that will describe the flow of oil and that </w:t>
        </w:r>
      </w:ins>
      <w:ins w:id="14" w:author="Pedro Porfirio" w:date="2026-05-18T19:50:00Z" w16du:dateUtc="2026-05-18T18:50:00Z">
        <w:r w:rsidR="00B364AA">
          <w:t>is suitable for optimization using linear programming or Graph neural networks</w:t>
        </w:r>
      </w:ins>
      <w:ins w:id="15" w:author="Pedro Porfirio" w:date="2026-05-18T19:49:00Z" w16du:dateUtc="2026-05-18T18:49:00Z">
        <w:r w:rsidR="00372C03">
          <w:t>.</w:t>
        </w:r>
      </w:ins>
    </w:p>
    <w:p w14:paraId="4ED72FF9" w14:textId="77777777" w:rsidR="003E151E" w:rsidRDefault="0037118B">
      <w:pPr>
        <w:spacing w:after="200" w:line="316" w:lineRule="auto"/>
        <w:jc w:val="both"/>
        <w:rPr>
          <w:ins w:id="16" w:author="Pedro Porfirio" w:date="2026-05-18T19:42:00Z" w16du:dateUtc="2026-05-18T18:42:00Z"/>
        </w:rPr>
      </w:pPr>
      <w:ins w:id="17" w:author="Pedro Porfirio" w:date="2026-05-18T19:41:00Z" w16du:dateUtc="2026-05-18T18:41:00Z">
        <w:r>
          <w:t xml:space="preserve">In order to accommodate the complexities of oil logistics, we focus on </w:t>
        </w:r>
      </w:ins>
      <w:del w:id="18" w:author="Pedro Porfirio" w:date="2026-05-18T19:41:00Z" w16du:dateUtc="2026-05-18T18:41:00Z">
        <w:r w:rsidR="00964724" w:rsidDel="00590F7F">
          <w:delText xml:space="preserve">The framework is organised around </w:delText>
        </w:r>
      </w:del>
      <w:r w:rsidR="00964724">
        <w:t>six axioms and their corollaries</w:t>
      </w:r>
      <w:ins w:id="19" w:author="Pedro Porfirio" w:date="2026-05-18T19:41:00Z" w16du:dateUtc="2026-05-18T18:41:00Z">
        <w:r w:rsidR="00590F7F">
          <w:t xml:space="preserve"> that will allow flexibility while m</w:t>
        </w:r>
      </w:ins>
      <w:ins w:id="20" w:author="Pedro Porfirio" w:date="2026-05-18T19:42:00Z" w16du:dateUtc="2026-05-18T18:42:00Z">
        <w:r w:rsidR="00590F7F">
          <w:t xml:space="preserve">maintaining consistency and </w:t>
        </w:r>
        <w:r w:rsidR="003E151E">
          <w:t>extensibility</w:t>
        </w:r>
      </w:ins>
      <w:r w:rsidR="00964724">
        <w:t xml:space="preserve">. </w:t>
      </w:r>
    </w:p>
    <w:p w14:paraId="5D924B45" w14:textId="6667F0D2" w:rsidR="00964724" w:rsidRDefault="008E4EB0">
      <w:pPr>
        <w:spacing w:after="200" w:line="316" w:lineRule="auto"/>
        <w:jc w:val="both"/>
        <w:rPr>
          <w:kern w:val="2"/>
          <w14:ligatures w14:val="standardContextual"/>
        </w:rPr>
      </w:pPr>
      <w:r>
        <w:t xml:space="preserve">We define a physical asset as the framework primitive: it represents actual physical infrastructure that can produce, consume, transport or store oil and its products. </w:t>
      </w:r>
      <w:ins w:id="21" w:author="Pedro Porfirio" w:date="2026-05-18T19:46:00Z" w16du:dateUtc="2026-05-18T18:46:00Z">
        <w:r w:rsidR="0072684F">
          <w:t xml:space="preserve">Abstract assets are </w:t>
        </w:r>
        <w:r w:rsidR="00001A97">
          <w:t xml:space="preserve">representations of constraints or grpups of assets. </w:t>
        </w:r>
      </w:ins>
      <w:r>
        <w:t>N</w:t>
      </w:r>
      <w:r w:rsidR="00964724">
        <w:t>odes</w:t>
      </w:r>
      <w:r w:rsidR="00ED1685">
        <w:t xml:space="preserve"> represent how</w:t>
      </w:r>
      <w:ins w:id="22" w:author="Pedro Porfirio" w:date="2026-05-18T19:46:00Z" w16du:dateUtc="2026-05-18T18:46:00Z">
        <w:r w:rsidR="00001A97">
          <w:t xml:space="preserve"> </w:t>
        </w:r>
      </w:ins>
      <w:r w:rsidR="00964724">
        <w:t xml:space="preserve">assets appear in a graph, with each node binding to exactly one asset. </w:t>
      </w:r>
      <w:r w:rsidR="00121CEA">
        <w:t>P</w:t>
      </w:r>
      <w:r w:rsidR="00964724">
        <w:t xml:space="preserve">hysical </w:t>
      </w:r>
      <w:r w:rsidR="00121CEA">
        <w:t xml:space="preserve">assets </w:t>
      </w:r>
      <w:r w:rsidR="00964724">
        <w:t xml:space="preserve">(real, named entities with capacity, geography, and flow edges) </w:t>
      </w:r>
      <w:r w:rsidR="00121CEA">
        <w:t>and</w:t>
      </w:r>
      <w:r w:rsidR="00964724">
        <w:t xml:space="preserve"> abstract (aggregation views over the physical layer with no edges of their own</w:t>
      </w:r>
      <w:r w:rsidR="00121CEA">
        <w:t>, with defined constraints</w:t>
      </w:r>
      <w:r w:rsidR="00964724">
        <w:t xml:space="preserve">).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w:t>
      </w:r>
      <w:ins w:id="23" w:author="Pedro Porfirio" w:date="2026-05-18T19:47:00Z" w16du:dateUtc="2026-05-18T18:47:00Z">
        <w:r w:rsidR="00001A97">
          <w:t xml:space="preserve">Abstract assets are important as the </w:t>
        </w:r>
        <w:r w:rsidR="002B708C">
          <w:t xml:space="preserve">granularity of data is more often than not at higher levels of granularity than the actual assets. Nodes have variables and they can be linked to formulas, time series, </w:t>
        </w:r>
      </w:ins>
      <w:ins w:id="24" w:author="Pedro Porfirio" w:date="2026-05-18T19:48:00Z" w16du:dateUtc="2026-05-18T18:48:00Z">
        <w:r w:rsidR="002B708C">
          <w:t xml:space="preserve">or values. </w:t>
        </w:r>
      </w:ins>
      <w:r w:rsidR="00964724">
        <w:t xml:space="preserve">Edges and aggregation links are derived from </w:t>
      </w:r>
      <w:del w:id="25" w:author="Pedro Porfirio" w:date="2026-05-18T19:48:00Z" w16du:dateUtc="2026-05-18T18:48:00Z">
        <w:r w:rsidR="00964724" w:rsidDel="007629B7">
          <w:delText xml:space="preserve">a single </w:delText>
        </w:r>
      </w:del>
      <w:r w:rsidR="00964724">
        <w:t>variables</w:t>
      </w:r>
      <w:del w:id="26" w:author="Pedro Porfirio" w:date="2026-05-18T19:48:00Z" w16du:dateUtc="2026-05-18T18:48:00Z">
        <w:r w:rsidR="00964724" w:rsidDel="007629B7">
          <w:delText xml:space="preserve"> table</w:delText>
        </w:r>
      </w:del>
      <w:r w:rsidR="00964724">
        <w:t>, which acts as the system's source of truth</w:t>
      </w:r>
      <w:ins w:id="27" w:author="Pedro Porfirio" w:date="2026-05-18T19:48:00Z" w16du:dateUtc="2026-05-18T18:48:00Z">
        <w:r w:rsidR="007629B7">
          <w:t xml:space="preserve"> on how nodes </w:t>
        </w:r>
        <w:r w:rsidR="00A376DE">
          <w:t>interact.</w:t>
        </w:r>
      </w:ins>
      <w:r w:rsidR="00964724">
        <w:t xml:space="preserve">.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w:t>
      </w:r>
      <w:r w:rsidR="00964724">
        <w:lastRenderedPageBreak/>
        <w:t>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conditions the LP depends on: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pandas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2EA9A278"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w:t>
      </w:r>
      <w:r>
        <w:lastRenderedPageBreak/>
        <w:t>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lastRenderedPageBreak/>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but usually works with network abstractions that leave out both operational detail and the multi-resolution structure of the data. The graph data models literature offers increasingly powerful methods for relational and temporal learning, but tends to assume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270E9FC6"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7144758" w14:textId="77777777" w:rsidR="006E3777" w:rsidRDefault="006E3777">
      <w:pPr>
        <w:spacing w:after="160" w:line="319" w:lineRule="auto"/>
        <w:jc w:val="both"/>
        <w:rPr>
          <w:kern w:val="2"/>
          <w14:ligatures w14:val="standardContextual"/>
        </w:rPr>
      </w:pPr>
      <w:r>
        <w:t>| Region | Typical crude | API gravity (°) | Sulphur | Notes |</w:t>
      </w:r>
    </w:p>
    <w:p w14:paraId="6001E1B2" w14:textId="77777777" w:rsidR="006E3777" w:rsidRDefault="006E3777">
      <w:pPr>
        <w:spacing w:after="160" w:line="319" w:lineRule="auto"/>
        <w:jc w:val="both"/>
        <w:rPr>
          <w:kern w:val="2"/>
          <w14:ligatures w14:val="standardContextual"/>
        </w:rPr>
      </w:pPr>
      <w:r>
        <w:t>|—|—|—|—|—|</w:t>
      </w:r>
    </w:p>
    <w:p w14:paraId="433C44B4"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7A247B76" w14:textId="77777777" w:rsidR="006E3777" w:rsidRDefault="006E3777">
      <w:pPr>
        <w:spacing w:after="160" w:line="319" w:lineRule="auto"/>
        <w:jc w:val="both"/>
        <w:rPr>
          <w:kern w:val="2"/>
          <w14:ligatures w14:val="standardContextual"/>
        </w:rPr>
      </w:pPr>
      <w:r>
        <w:t>| Bakken (ND/MT) | Bakken Light | ~42 | Sweet (~0.2%) | Light tight oil |</w:t>
      </w:r>
    </w:p>
    <w:p w14:paraId="64A16868"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1F2F5871" w14:textId="77777777" w:rsidR="006E3777" w:rsidRDefault="006E3777">
      <w:pPr>
        <w:spacing w:after="160" w:line="319" w:lineRule="auto"/>
        <w:jc w:val="both"/>
        <w:rPr>
          <w:kern w:val="2"/>
          <w14:ligatures w14:val="standardContextual"/>
        </w:rPr>
      </w:pPr>
      <w:r>
        <w:lastRenderedPageBreak/>
        <w:t>| Gulf of America | Mars, Poseidon, Thunder Horse blends | 28–33 | Medium-sour | Offshore deepwater |</w:t>
      </w:r>
    </w:p>
    <w:p w14:paraId="7660A7C9" w14:textId="77777777" w:rsidR="006E3777" w:rsidRDefault="006E3777">
      <w:pPr>
        <w:spacing w:after="160" w:line="319" w:lineRule="auto"/>
        <w:jc w:val="both"/>
        <w:rPr>
          <w:kern w:val="2"/>
          <w14:ligatures w14:val="standardContextual"/>
        </w:rPr>
      </w:pPr>
      <w:r>
        <w:t>| Alaska North Slope | ANS | ~31 | Medium-sour (~0.9%) | Pipeline to TAPS / Valdez |</w:t>
      </w:r>
    </w:p>
    <w:p w14:paraId="7511C7D2"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462BC298" w14:textId="77777777" w:rsidR="006E3777" w:rsidRDefault="006E3777">
      <w:pPr>
        <w:spacing w:after="160" w:line="319" w:lineRule="auto"/>
        <w:jc w:val="both"/>
        <w:rPr>
          <w:kern w:val="2"/>
          <w14:ligatures w14:val="standardContextual"/>
        </w:rPr>
      </w:pPr>
      <w:r>
        <w:t>| Oklahoma (conv.) | WTI-like / regional | ~38 | Sweet | Mature conventional |</w:t>
      </w:r>
    </w:p>
    <w:p w14:paraId="17D50C13"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w:t>
      </w:r>
      <w:r>
        <w:lastRenderedPageBreak/>
        <w:t>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8"/>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lastRenderedPageBreak/>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t>
      </w:r>
      <w:r>
        <w:lastRenderedPageBreak/>
        <w:t>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design, and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 xml:space="preserve">The second commitment is that the graph's adjacency matrix remains fixed over time. Every edge that could carry flow under the modelled topology is defined once and remains part of </w:t>
      </w:r>
      <w:r>
        <w:lastRenderedPageBreak/>
        <w:t>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EA2D24"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ΔS(i, g, t) = P(i, g, t) + F_in(i, g, t) − C(i, g, t) − F_out(i, g, t) + B(i, g, t)</w:t>
      </w:r>
    </w:p>
    <w:p w14:paraId="36BCFB8C" w14:textId="77777777" w:rsidR="008E1B31" w:rsidRDefault="00000000">
      <w:pPr>
        <w:spacing w:after="160" w:line="320" w:lineRule="auto"/>
        <w:jc w:val="both"/>
      </w:pPr>
      <w:r>
        <w:t xml:space="preserve">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w:t>
      </w:r>
      <w:r>
        <w:lastRenderedPageBreak/>
        <w:t>change and the sum of the observed flows. It is retained as part of the node's data, not discarded as noise.</w:t>
      </w:r>
    </w:p>
    <w:p w14:paraId="10D2C09B" w14:textId="77777777" w:rsidR="008E1B31" w:rsidRDefault="00000000">
      <w:pPr>
        <w:spacing w:after="160" w:line="320" w:lineRule="auto"/>
        <w:jc w:val="both"/>
      </w:pPr>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w:t>
      </w:r>
      <w:r>
        <w:lastRenderedPageBreak/>
        <w:t>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 xml:space="preserve">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w:t>
      </w:r>
      <w:r>
        <w:lastRenderedPageBreak/>
        <w:t>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actually carry them; PADD-level production and consumption are likewise derived from the relevant assets beneath them.</w:t>
      </w:r>
    </w:p>
    <w:p w14:paraId="36BCFB9E" w14:textId="77777777" w:rsidR="008E1B31" w:rsidRDefault="00000000">
      <w:pPr>
        <w:spacing w:after="160" w:line="320" w:lineRule="auto"/>
        <w:jc w:val="both"/>
      </w:pPr>
      <w:r>
        <w:lastRenderedPageBreak/>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 xml:space="preserve">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w:t>
      </w:r>
      <w:r>
        <w:lastRenderedPageBreak/>
        <w:t>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(num_nonnulls(timeseries_id,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000000">
      <w:pPr>
        <w:spacing w:after="160" w:line="320" w:lineRule="auto"/>
        <w:jc w:val="both"/>
      </w:pPr>
      <w:r>
        <w:t xml:space="preserve">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w:t>
      </w:r>
      <w:r>
        <w:lastRenderedPageBreak/>
        <w:t>|TS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77777777" w:rsidR="006E3777" w:rsidRDefault="006E3777">
      <w:pPr>
        <w:spacing w:after="160" w:line="319" w:lineRule="auto"/>
        <w:jc w:val="center"/>
        <w:rPr>
          <w:kern w:val="2"/>
          <w14:ligatures w14:val="standardContextual"/>
        </w:rPr>
      </w:pPr>
      <w:r>
        <w:rPr>
          <w:noProof/>
        </w:rPr>
        <w:drawing>
          <wp:inline distT="0" distB="0" distL="0" distR="0" wp14:anchorId="31E604AB" wp14:editId="604DE857">
            <wp:extent cx="5852160" cy="2835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gle_ford_binding.png"/>
                    <pic:cNvPicPr/>
                  </pic:nvPicPr>
                  <pic:blipFill>
                    <a:blip r:embed="rId9"/>
                    <a:stretch>
                      <a:fillRect/>
                    </a:stretch>
                  </pic:blipFill>
                  <pic:spPr>
                    <a:xfrm>
                      <a:off x="0" y="0"/>
                      <a:ext cx="5852160" cy="2835914"/>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 xml:space="preserve">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w:t>
      </w:r>
      <w:r>
        <w:rPr>
          <w:i/>
          <w:sz w:val="18"/>
        </w:rPr>
        <w:lastRenderedPageBreak/>
        <w:t>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xml:space="preserve">.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w:t>
      </w:r>
      <w:r>
        <w:lastRenderedPageBreak/>
        <w:t>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000000">
      <w:pPr>
        <w:spacing w:after="160" w:line="320" w:lineRule="auto"/>
        <w:jc w:val="both"/>
      </w:pPr>
      <w:r>
        <w:rPr>
          <w:b/>
          <w:bCs/>
        </w:rPr>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lastRenderedPageBreak/>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000000">
      <w:pPr>
        <w:pStyle w:val="Heading2"/>
      </w:pPr>
      <w:r>
        <w:lastRenderedPageBreak/>
        <w:t>4.11 Corollary D-bis: Last-observation-carried-forward</w:t>
      </w:r>
    </w:p>
    <w:p w14:paraId="36BCFBC4" w14:textId="77777777" w:rsidR="008E1B31" w:rsidRDefault="00000000">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 xml:space="preserve">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w:t>
      </w:r>
      <w:r>
        <w:lastRenderedPageBreak/>
        <w:t>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77777777" w:rsidR="006E3777" w:rsidRDefault="006E3777">
      <w:pPr>
        <w:spacing w:after="160" w:line="319" w:lineRule="auto"/>
        <w:jc w:val="center"/>
        <w:rPr>
          <w:kern w:val="2"/>
          <w14:ligatures w14:val="standardContextual"/>
        </w:rPr>
      </w:pPr>
      <w:r>
        <w:rPr>
          <w:noProof/>
        </w:rPr>
        <w:lastRenderedPageBreak/>
        <w:drawing>
          <wp:inline distT="0" distB="0" distL="0" distR="0" wp14:anchorId="27D731BE" wp14:editId="059BFB3A">
            <wp:extent cx="5303520" cy="3143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tity_relationships.png"/>
                    <pic:cNvPicPr/>
                  </pic:nvPicPr>
                  <pic:blipFill>
                    <a:blip r:embed="rId10"/>
                    <a:stretch>
                      <a:fillRect/>
                    </a:stretch>
                  </pic:blipFill>
                  <pic:spPr>
                    <a:xfrm>
                      <a:off x="0" y="0"/>
                      <a:ext cx="5303520" cy="3143282"/>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state_sub_basin | 5 | Named production regions: bakken_nd, bakken_mt, permian_tx, permian_nm, eagle_ford_tx |</w:t>
      </w:r>
    </w:p>
    <w:p w14:paraId="36BCFBD5" w14:textId="77777777" w:rsidR="008E1B31" w:rsidRDefault="00000000">
      <w:pPr>
        <w:spacing w:after="160" w:line="320" w:lineRule="auto"/>
        <w:jc w:val="both"/>
      </w:pPr>
      <w:r>
        <w:lastRenderedPageBreak/>
        <w:t>| state_conventional | 7 | Mature state-level production: oklahoma_conventional, california_conventional, wyoming |</w:t>
      </w:r>
    </w:p>
    <w:p w14:paraId="36BCFBD6" w14:textId="77777777" w:rsidR="008E1B31" w:rsidRDefault="00000000">
      <w:pPr>
        <w:spacing w:after="160" w:line="320" w:lineRule="auto"/>
        <w:jc w:val="both"/>
      </w:pPr>
      <w:r>
        <w:t>| state_residual | 5 | One per PADD: padd1_other through padd5_other, covering un-named tail production |</w:t>
      </w:r>
    </w:p>
    <w:p w14:paraId="36BCFBD7" w14:textId="77777777" w:rsidR="008E1B31" w:rsidRDefault="00000000">
      <w:pPr>
        <w:spacing w:after="160" w:line="320" w:lineRule="auto"/>
        <w:jc w:val="both"/>
      </w:pPr>
      <w:r>
        <w:t>| offshore_region | 1 | gulf_of_america (encompassing all federal offshore production in the Gulf) |</w:t>
      </w:r>
    </w:p>
    <w:p w14:paraId="36BCFBD8" w14:textId="77777777" w:rsidR="008E1B31" w:rsidRDefault="00000000">
      <w:pPr>
        <w:spacing w:after="160" w:line="320" w:lineRule="auto"/>
        <w:jc w:val="both"/>
      </w:pPr>
      <w:r>
        <w:t>| gathering | 6 | Basin-level midstream pooling: ans, bakken_nd, bakken_mt, eagle_ford, permian_nm, permian_tx |</w:t>
      </w:r>
    </w:p>
    <w:p w14:paraId="36BCFBD9" w14:textId="77777777" w:rsidR="008E1B31" w:rsidRDefault="00000000">
      <w:pPr>
        <w:spacing w:after="160" w:line="320" w:lineRule="auto"/>
        <w:jc w:val="both"/>
      </w:pPr>
      <w:r>
        <w:t>| origin_terminal | 6 | First-stage receipt points: midland, wink, crane, johnsons_corner, three_rivers, valdez |</w:t>
      </w:r>
    </w:p>
    <w:p w14:paraId="36BCFBDA" w14:textId="77777777" w:rsidR="008E1B31" w:rsidRDefault="00000000">
      <w:pPr>
        <w:spacing w:after="160" w:line="320" w:lineRule="auto"/>
        <w:jc w:val="both"/>
      </w:pPr>
      <w:r>
        <w:t>| storage_terminal | 10 | Cushing hub (with three operator sub-terminals), Patoka hub, Houston, and others |</w:t>
      </w:r>
    </w:p>
    <w:p w14:paraId="36BCFBDB" w14:textId="77777777" w:rsidR="008E1B31" w:rsidRDefault="00000000">
      <w:pPr>
        <w:spacing w:after="160" w:line="320" w:lineRule="auto"/>
        <w:jc w:val="both"/>
      </w:pPr>
      <w:r>
        <w:t>| spr_site | 4 | The four Strategic Petroleum Reserve sites: bayou_choctaw, big_hill, bryan_mound, west_hackberry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import_terminal | 8 | clearbrook plus four PADD-level import aggregates, two Canadian import aggregates, padd2_xstate |</w:t>
      </w:r>
    </w:p>
    <w:p w14:paraId="36BCFBDE" w14:textId="77777777" w:rsidR="008E1B31" w:rsidRDefault="00000000">
      <w:pPr>
        <w:spacing w:after="160" w:line="320" w:lineRule="auto"/>
        <w:jc w:val="both"/>
      </w:pPr>
      <w:r>
        <w:t>| export_terminal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foreign_export_destination | 1 | Boundary sink: where U.S. exports physically leave the modelled system |</w:t>
      </w:r>
    </w:p>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foreign_production_aggregate | 2 | Boundary source: canadian_oil_sands and foreign_supply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w:t>
      </w:r>
      <w:r>
        <w:lastRenderedPageBreak/>
        <w:t>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t>| region_view | 6 | usa_view, padd1_view through padd5_view: the geographic partition spine |</w:t>
      </w:r>
    </w:p>
    <w:p w14:paraId="36BCFBEA" w14:textId="77777777" w:rsidR="008E1B31" w:rsidRDefault="00000000">
      <w:pPr>
        <w:spacing w:after="160" w:line="320" w:lineRule="auto"/>
        <w:jc w:val="both"/>
      </w:pPr>
      <w:r>
        <w:lastRenderedPageBreak/>
        <w:t>| refining_district_view | 10 | EIA refining-district roll-ups (3A, 3B, 3C, and so on across the PADDs) |</w:t>
      </w:r>
    </w:p>
    <w:p w14:paraId="36BCFBEB" w14:textId="77777777" w:rsidR="008E1B31" w:rsidRDefault="00000000">
      <w:pPr>
        <w:spacing w:after="160" w:line="320" w:lineRule="auto"/>
        <w:jc w:val="both"/>
      </w:pPr>
      <w:r>
        <w:t>| state_view | 2 | texas_state_view, montana_state_view: roll-ups for sub-PADD cross-checks |</w:t>
      </w:r>
    </w:p>
    <w:p w14:paraId="36BCFBEC" w14:textId="77777777" w:rsidR="008E1B31" w:rsidRDefault="00000000">
      <w:pPr>
        <w:spacing w:after="160" w:line="320" w:lineRule="auto"/>
        <w:jc w:val="both"/>
      </w:pPr>
      <w:r>
        <w:t>| observational_aggregate | 4 | spr_total and basin aggregates (permian, bakken, eagle_ford) when used as constraint roll-ups |</w:t>
      </w:r>
    </w:p>
    <w:p w14:paraId="36BCFBED" w14:textId="77777777" w:rsidR="008E1B31" w:rsidRDefault="00000000">
      <w:pPr>
        <w:spacing w:after="160" w:line="320" w:lineRule="auto"/>
        <w:jc w:val="both"/>
      </w:pPr>
      <w:r>
        <w:t>| usa_subtotal_view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lastRenderedPageBreak/>
        <w:t>| foreign_supply | foreign_production_aggregate | All non-Canadian foreign crude flowing into U.S. import terminals. Boundary source; foreign-side mass balance is not modelled |</w:t>
      </w:r>
    </w:p>
    <w:p w14:paraId="36BCFBF5" w14:textId="77777777" w:rsidR="008E1B31" w:rsidRDefault="00000000">
      <w:pPr>
        <w:spacing w:after="160" w:line="320" w:lineRule="auto"/>
        <w:jc w:val="both"/>
      </w:pPr>
      <w:r>
        <w:t>| canadian_oil_sands | foreign_production_aggregate | All Canadian crude entering the U.S. via Mainline, Keystone, Express+Platte, and TMX (when active). Boundary source |</w:t>
      </w:r>
    </w:p>
    <w:p w14:paraId="36BCFBF6" w14:textId="77777777" w:rsidR="008E1B31" w:rsidRDefault="00000000">
      <w:pPr>
        <w:spacing w:after="160" w:line="320" w:lineRule="auto"/>
        <w:jc w:val="both"/>
      </w:pPr>
      <w:r>
        <w:t>| foreign_export_destination | foreign_export_destination | Boundary sink. All U.S. crude exports flow into this node; the framework does not model where they go from there |</w:t>
      </w:r>
    </w:p>
    <w:p w14:paraId="36BCFBF7" w14:textId="77777777" w:rsidR="008E1B31" w:rsidRDefault="00000000">
      <w:pPr>
        <w:spacing w:after="160" w:line="320" w:lineRule="auto"/>
        <w:jc w:val="both"/>
      </w:pPr>
      <w:r>
        <w:t>| spr_total | observational_aggregate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inflow | F_in | Crude flowing in from a specific related node | yes |</w:t>
      </w:r>
    </w:p>
    <w:p w14:paraId="36BCFC02" w14:textId="77777777" w:rsidR="008E1B31" w:rsidRDefault="00000000">
      <w:pPr>
        <w:spacing w:after="160" w:line="320" w:lineRule="auto"/>
        <w:jc w:val="both"/>
      </w:pPr>
      <w:r>
        <w:t>| outflow | F_out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w:t>
      </w:r>
      <w:r>
        <w:lastRenderedPageBreak/>
        <w:t>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lastRenderedPageBreak/>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r>
        <w:rPr>
          <w:rFonts w:ascii="Consolas" w:eastAsia="Consolas" w:hAnsi="Consolas" w:cs="Consolas"/>
          <w:sz w:val="17"/>
          <w:szCs w:val="20"/>
        </w:rPr>
        <w:t>usa_view</w:t>
      </w:r>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 bakken_nd, oklahoma, padd2_other</w:t>
      </w:r>
    </w:p>
    <w:p w14:paraId="36BCFC15" w14:textId="77777777" w:rsidR="008E1B31" w:rsidRDefault="00000000">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000000">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000000">
            <w:pPr>
              <w:jc w:val="center"/>
            </w:pPr>
            <w:r>
              <w:rPr>
                <w:b/>
                <w:sz w:val="18"/>
              </w:rPr>
              <w:t>Node</w:t>
            </w:r>
          </w:p>
        </w:tc>
        <w:tc>
          <w:tcPr>
            <w:tcW w:w="1128" w:type="dxa"/>
            <w:shd w:val="clear" w:color="auto" w:fill="E6EEF5"/>
            <w:vAlign w:val="center"/>
          </w:tcPr>
          <w:p w14:paraId="1458D6E7" w14:textId="77777777" w:rsidR="006A63D0" w:rsidRDefault="00000000">
            <w:pPr>
              <w:jc w:val="center"/>
            </w:pPr>
            <w:r>
              <w:rPr>
                <w:b/>
                <w:sz w:val="18"/>
              </w:rPr>
              <w:t>P (kbd)</w:t>
            </w:r>
          </w:p>
        </w:tc>
        <w:tc>
          <w:tcPr>
            <w:tcW w:w="1128" w:type="dxa"/>
            <w:shd w:val="clear" w:color="auto" w:fill="E6EEF5"/>
            <w:vAlign w:val="center"/>
          </w:tcPr>
          <w:p w14:paraId="2F39268C" w14:textId="77777777" w:rsidR="006A63D0" w:rsidRDefault="00000000">
            <w:pPr>
              <w:jc w:val="center"/>
            </w:pPr>
            <w:r>
              <w:rPr>
                <w:b/>
                <w:sz w:val="18"/>
              </w:rPr>
              <w:t>C (kbd)</w:t>
            </w:r>
          </w:p>
        </w:tc>
        <w:tc>
          <w:tcPr>
            <w:tcW w:w="1128" w:type="dxa"/>
            <w:shd w:val="clear" w:color="auto" w:fill="E6EEF5"/>
            <w:vAlign w:val="center"/>
          </w:tcPr>
          <w:p w14:paraId="3E889F67" w14:textId="77777777" w:rsidR="006A63D0" w:rsidRDefault="00000000">
            <w:pPr>
              <w:jc w:val="center"/>
            </w:pPr>
            <w:r>
              <w:rPr>
                <w:b/>
                <w:sz w:val="18"/>
              </w:rPr>
              <w:t>F_in (kbd)</w:t>
            </w:r>
          </w:p>
        </w:tc>
        <w:tc>
          <w:tcPr>
            <w:tcW w:w="1128" w:type="dxa"/>
            <w:shd w:val="clear" w:color="auto" w:fill="E6EEF5"/>
            <w:vAlign w:val="center"/>
          </w:tcPr>
          <w:p w14:paraId="1A580464" w14:textId="77777777" w:rsidR="006A63D0" w:rsidRDefault="00000000">
            <w:pPr>
              <w:jc w:val="center"/>
            </w:pPr>
            <w:r>
              <w:rPr>
                <w:b/>
                <w:sz w:val="18"/>
              </w:rPr>
              <w:t>F_out (kbd)</w:t>
            </w:r>
          </w:p>
        </w:tc>
        <w:tc>
          <w:tcPr>
            <w:tcW w:w="1128" w:type="dxa"/>
            <w:shd w:val="clear" w:color="auto" w:fill="E6EEF5"/>
            <w:vAlign w:val="center"/>
          </w:tcPr>
          <w:p w14:paraId="3DAD3F3A" w14:textId="77777777" w:rsidR="006A63D0" w:rsidRDefault="00000000">
            <w:pPr>
              <w:jc w:val="center"/>
            </w:pPr>
            <w:r>
              <w:rPr>
                <w:b/>
                <w:sz w:val="18"/>
              </w:rPr>
              <w:t>S (mbbl)</w:t>
            </w:r>
          </w:p>
        </w:tc>
        <w:tc>
          <w:tcPr>
            <w:tcW w:w="1128" w:type="dxa"/>
            <w:shd w:val="clear" w:color="auto" w:fill="E6EEF5"/>
            <w:vAlign w:val="center"/>
          </w:tcPr>
          <w:p w14:paraId="3A5F782D" w14:textId="77777777" w:rsidR="006A63D0" w:rsidRDefault="00000000">
            <w:pPr>
              <w:jc w:val="center"/>
            </w:pPr>
            <w:r>
              <w:rPr>
                <w:b/>
                <w:sz w:val="18"/>
              </w:rPr>
              <w:t>B (kbd)</w:t>
            </w:r>
          </w:p>
        </w:tc>
        <w:tc>
          <w:tcPr>
            <w:tcW w:w="1128" w:type="dxa"/>
            <w:shd w:val="clear" w:color="auto" w:fill="E6EEF5"/>
            <w:vAlign w:val="center"/>
          </w:tcPr>
          <w:p w14:paraId="7B922398" w14:textId="77777777" w:rsidR="006A63D0" w:rsidRDefault="00000000">
            <w:pPr>
              <w:jc w:val="center"/>
            </w:pPr>
            <w:r>
              <w:rPr>
                <w:b/>
                <w:sz w:val="18"/>
              </w:rPr>
              <w:t>Partition status</w:t>
            </w:r>
          </w:p>
        </w:tc>
      </w:tr>
      <w:tr w:rsidR="006A63D0" w14:paraId="32DE0117" w14:textId="77777777">
        <w:tc>
          <w:tcPr>
            <w:tcW w:w="1128" w:type="dxa"/>
            <w:vAlign w:val="center"/>
          </w:tcPr>
          <w:p w14:paraId="4ECA5514" w14:textId="77777777" w:rsidR="006A63D0" w:rsidRDefault="00000000">
            <w:r>
              <w:rPr>
                <w:rFonts w:ascii="Consolas" w:hAnsi="Consolas"/>
                <w:sz w:val="18"/>
              </w:rPr>
              <w:t>usa_view (USA)</w:t>
            </w:r>
          </w:p>
        </w:tc>
        <w:tc>
          <w:tcPr>
            <w:tcW w:w="1128" w:type="dxa"/>
            <w:vAlign w:val="center"/>
          </w:tcPr>
          <w:p w14:paraId="432ECA37" w14:textId="77777777" w:rsidR="006A63D0" w:rsidRDefault="00000000">
            <w:pPr>
              <w:jc w:val="right"/>
            </w:pPr>
            <w:r>
              <w:rPr>
                <w:sz w:val="18"/>
              </w:rPr>
              <w:t>13,437</w:t>
            </w:r>
          </w:p>
        </w:tc>
        <w:tc>
          <w:tcPr>
            <w:tcW w:w="1128" w:type="dxa"/>
            <w:vAlign w:val="center"/>
          </w:tcPr>
          <w:p w14:paraId="751073AC" w14:textId="77777777" w:rsidR="006A63D0" w:rsidRDefault="00000000">
            <w:pPr>
              <w:jc w:val="right"/>
            </w:pPr>
            <w:r>
              <w:rPr>
                <w:sz w:val="18"/>
              </w:rPr>
              <w:t>16,772</w:t>
            </w:r>
          </w:p>
        </w:tc>
        <w:tc>
          <w:tcPr>
            <w:tcW w:w="1128" w:type="dxa"/>
            <w:vAlign w:val="center"/>
          </w:tcPr>
          <w:p w14:paraId="13328992" w14:textId="77777777" w:rsidR="006A63D0" w:rsidRDefault="00000000">
            <w:pPr>
              <w:jc w:val="right"/>
            </w:pPr>
            <w:r>
              <w:rPr>
                <w:sz w:val="18"/>
              </w:rPr>
              <w:t>6,557</w:t>
            </w:r>
          </w:p>
        </w:tc>
        <w:tc>
          <w:tcPr>
            <w:tcW w:w="1128" w:type="dxa"/>
            <w:vAlign w:val="center"/>
          </w:tcPr>
          <w:p w14:paraId="14D451BA" w14:textId="77777777" w:rsidR="006A63D0" w:rsidRDefault="00000000">
            <w:pPr>
              <w:jc w:val="right"/>
            </w:pPr>
            <w:r>
              <w:rPr>
                <w:sz w:val="18"/>
              </w:rPr>
              <w:t>3,752</w:t>
            </w:r>
          </w:p>
        </w:tc>
        <w:tc>
          <w:tcPr>
            <w:tcW w:w="1128" w:type="dxa"/>
            <w:vAlign w:val="center"/>
          </w:tcPr>
          <w:p w14:paraId="304FFC13" w14:textId="77777777" w:rsidR="006A63D0" w:rsidRDefault="00000000">
            <w:pPr>
              <w:jc w:val="right"/>
            </w:pPr>
            <w:r>
              <w:rPr>
                <w:sz w:val="18"/>
              </w:rPr>
              <w:t>806,948</w:t>
            </w:r>
          </w:p>
        </w:tc>
        <w:tc>
          <w:tcPr>
            <w:tcW w:w="1128" w:type="dxa"/>
            <w:vAlign w:val="center"/>
          </w:tcPr>
          <w:p w14:paraId="078644E4" w14:textId="77777777" w:rsidR="006A63D0" w:rsidRDefault="00000000">
            <w:pPr>
              <w:jc w:val="right"/>
            </w:pPr>
            <w:r>
              <w:rPr>
                <w:sz w:val="18"/>
              </w:rPr>
              <w:t>−379</w:t>
            </w:r>
          </w:p>
        </w:tc>
        <w:tc>
          <w:tcPr>
            <w:tcW w:w="1128" w:type="dxa"/>
            <w:vAlign w:val="center"/>
          </w:tcPr>
          <w:p w14:paraId="450D8617" w14:textId="77777777" w:rsidR="006A63D0" w:rsidRDefault="00000000">
            <w:r>
              <w:rPr>
                <w:sz w:val="18"/>
              </w:rPr>
              <w:t>ok (closure exact)</w:t>
            </w:r>
          </w:p>
        </w:tc>
      </w:tr>
      <w:tr w:rsidR="006A63D0" w14:paraId="42538232" w14:textId="77777777">
        <w:tc>
          <w:tcPr>
            <w:tcW w:w="1128" w:type="dxa"/>
            <w:vAlign w:val="center"/>
          </w:tcPr>
          <w:p w14:paraId="09DC95F1" w14:textId="77777777" w:rsidR="006A63D0" w:rsidRDefault="00000000">
            <w:r>
              <w:rPr>
                <w:rFonts w:ascii="Consolas" w:hAnsi="Consolas"/>
                <w:sz w:val="18"/>
              </w:rPr>
              <w:t>├ padd1_view (East Coast)</w:t>
            </w:r>
          </w:p>
        </w:tc>
        <w:tc>
          <w:tcPr>
            <w:tcW w:w="1128" w:type="dxa"/>
            <w:vAlign w:val="center"/>
          </w:tcPr>
          <w:p w14:paraId="6E70F612" w14:textId="77777777" w:rsidR="006A63D0" w:rsidRDefault="00000000">
            <w:pPr>
              <w:jc w:val="right"/>
            </w:pPr>
            <w:r>
              <w:rPr>
                <w:sz w:val="18"/>
              </w:rPr>
              <w:t>46</w:t>
            </w:r>
          </w:p>
        </w:tc>
        <w:tc>
          <w:tcPr>
            <w:tcW w:w="1128" w:type="dxa"/>
            <w:vAlign w:val="center"/>
          </w:tcPr>
          <w:p w14:paraId="7E9D013A" w14:textId="77777777" w:rsidR="006A63D0" w:rsidRDefault="00000000">
            <w:pPr>
              <w:jc w:val="right"/>
            </w:pPr>
            <w:r>
              <w:rPr>
                <w:sz w:val="18"/>
              </w:rPr>
              <w:t>745</w:t>
            </w:r>
          </w:p>
        </w:tc>
        <w:tc>
          <w:tcPr>
            <w:tcW w:w="1128" w:type="dxa"/>
            <w:vAlign w:val="center"/>
          </w:tcPr>
          <w:p w14:paraId="68451577" w14:textId="77777777" w:rsidR="006A63D0" w:rsidRDefault="00000000">
            <w:pPr>
              <w:jc w:val="right"/>
            </w:pPr>
            <w:r>
              <w:rPr>
                <w:sz w:val="18"/>
              </w:rPr>
              <w:t>705</w:t>
            </w:r>
          </w:p>
        </w:tc>
        <w:tc>
          <w:tcPr>
            <w:tcW w:w="1128" w:type="dxa"/>
            <w:vAlign w:val="center"/>
          </w:tcPr>
          <w:p w14:paraId="3D5558C3" w14:textId="77777777" w:rsidR="006A63D0" w:rsidRDefault="00000000">
            <w:pPr>
              <w:jc w:val="right"/>
            </w:pPr>
            <w:r>
              <w:rPr>
                <w:sz w:val="18"/>
              </w:rPr>
              <w:t>92</w:t>
            </w:r>
          </w:p>
        </w:tc>
        <w:tc>
          <w:tcPr>
            <w:tcW w:w="1128" w:type="dxa"/>
            <w:vAlign w:val="center"/>
          </w:tcPr>
          <w:p w14:paraId="0E3B0536" w14:textId="77777777" w:rsidR="006A63D0" w:rsidRDefault="00000000">
            <w:pPr>
              <w:jc w:val="right"/>
            </w:pPr>
            <w:r>
              <w:rPr>
                <w:sz w:val="18"/>
              </w:rPr>
              <w:t>7,872</w:t>
            </w:r>
          </w:p>
        </w:tc>
        <w:tc>
          <w:tcPr>
            <w:tcW w:w="1128" w:type="dxa"/>
            <w:vAlign w:val="center"/>
          </w:tcPr>
          <w:p w14:paraId="0943B054" w14:textId="77777777" w:rsidR="006A63D0" w:rsidRDefault="00000000">
            <w:pPr>
              <w:jc w:val="right"/>
            </w:pPr>
            <w:r>
              <w:rPr>
                <w:sz w:val="18"/>
              </w:rPr>
              <w:t>−108</w:t>
            </w:r>
          </w:p>
        </w:tc>
        <w:tc>
          <w:tcPr>
            <w:tcW w:w="1128" w:type="dxa"/>
            <w:vAlign w:val="center"/>
          </w:tcPr>
          <w:p w14:paraId="04D0337A" w14:textId="77777777" w:rsidR="006A63D0" w:rsidRDefault="00000000">
            <w:r>
              <w:rPr>
                <w:sz w:val="18"/>
              </w:rPr>
              <w:t>ok</w:t>
            </w:r>
          </w:p>
        </w:tc>
      </w:tr>
      <w:tr w:rsidR="006A63D0" w14:paraId="2B73EE7C" w14:textId="77777777">
        <w:tc>
          <w:tcPr>
            <w:tcW w:w="1128" w:type="dxa"/>
            <w:vAlign w:val="center"/>
          </w:tcPr>
          <w:p w14:paraId="18B69ED2" w14:textId="77777777" w:rsidR="006A63D0" w:rsidRDefault="00000000">
            <w:r>
              <w:rPr>
                <w:rFonts w:ascii="Consolas" w:hAnsi="Consolas"/>
                <w:sz w:val="18"/>
              </w:rPr>
              <w:t>├ padd2_view (Midwest)</w:t>
            </w:r>
          </w:p>
        </w:tc>
        <w:tc>
          <w:tcPr>
            <w:tcW w:w="1128" w:type="dxa"/>
            <w:vAlign w:val="center"/>
          </w:tcPr>
          <w:p w14:paraId="30F78BEC" w14:textId="77777777" w:rsidR="006A63D0" w:rsidRDefault="00000000">
            <w:pPr>
              <w:jc w:val="right"/>
            </w:pPr>
            <w:r>
              <w:rPr>
                <w:sz w:val="18"/>
              </w:rPr>
              <w:t>1,837</w:t>
            </w:r>
          </w:p>
        </w:tc>
        <w:tc>
          <w:tcPr>
            <w:tcW w:w="1128" w:type="dxa"/>
            <w:vAlign w:val="center"/>
          </w:tcPr>
          <w:p w14:paraId="23BFA7F7" w14:textId="77777777" w:rsidR="006A63D0" w:rsidRDefault="00000000">
            <w:pPr>
              <w:jc w:val="right"/>
            </w:pPr>
            <w:r>
              <w:rPr>
                <w:sz w:val="18"/>
              </w:rPr>
              <w:t>3,942</w:t>
            </w:r>
          </w:p>
        </w:tc>
        <w:tc>
          <w:tcPr>
            <w:tcW w:w="1128" w:type="dxa"/>
            <w:vAlign w:val="center"/>
          </w:tcPr>
          <w:p w14:paraId="0A9B704C" w14:textId="77777777" w:rsidR="006A63D0" w:rsidRDefault="00000000">
            <w:pPr>
              <w:jc w:val="right"/>
            </w:pPr>
            <w:r>
              <w:rPr>
                <w:sz w:val="18"/>
              </w:rPr>
              <w:t>4,503</w:t>
            </w:r>
          </w:p>
        </w:tc>
        <w:tc>
          <w:tcPr>
            <w:tcW w:w="1128" w:type="dxa"/>
            <w:vAlign w:val="center"/>
          </w:tcPr>
          <w:p w14:paraId="082FC49E" w14:textId="77777777" w:rsidR="006A63D0" w:rsidRDefault="00000000">
            <w:pPr>
              <w:jc w:val="right"/>
            </w:pPr>
            <w:r>
              <w:rPr>
                <w:sz w:val="18"/>
              </w:rPr>
              <w:t>2,426</w:t>
            </w:r>
          </w:p>
        </w:tc>
        <w:tc>
          <w:tcPr>
            <w:tcW w:w="1128" w:type="dxa"/>
            <w:vAlign w:val="center"/>
          </w:tcPr>
          <w:p w14:paraId="2B968CEF" w14:textId="77777777" w:rsidR="006A63D0" w:rsidRDefault="00000000">
            <w:pPr>
              <w:jc w:val="right"/>
            </w:pPr>
            <w:r>
              <w:rPr>
                <w:sz w:val="18"/>
              </w:rPr>
              <w:t>103,681</w:t>
            </w:r>
          </w:p>
        </w:tc>
        <w:tc>
          <w:tcPr>
            <w:tcW w:w="1128" w:type="dxa"/>
            <w:vAlign w:val="center"/>
          </w:tcPr>
          <w:p w14:paraId="49A974C1" w14:textId="77777777" w:rsidR="006A63D0" w:rsidRDefault="00000000">
            <w:pPr>
              <w:jc w:val="right"/>
            </w:pPr>
            <w:r>
              <w:rPr>
                <w:sz w:val="18"/>
              </w:rPr>
              <w:t>−128</w:t>
            </w:r>
          </w:p>
        </w:tc>
        <w:tc>
          <w:tcPr>
            <w:tcW w:w="1128" w:type="dxa"/>
            <w:vAlign w:val="center"/>
          </w:tcPr>
          <w:p w14:paraId="04F0F858" w14:textId="77777777" w:rsidR="006A63D0" w:rsidRDefault="00000000">
            <w:r>
              <w:rPr>
                <w:sz w:val="18"/>
              </w:rPr>
              <w:t>ok</w:t>
            </w:r>
          </w:p>
        </w:tc>
      </w:tr>
      <w:tr w:rsidR="006A63D0" w14:paraId="4CEB7D0A" w14:textId="77777777">
        <w:tc>
          <w:tcPr>
            <w:tcW w:w="1128" w:type="dxa"/>
            <w:vAlign w:val="center"/>
          </w:tcPr>
          <w:p w14:paraId="1990CC76" w14:textId="77777777" w:rsidR="006A63D0" w:rsidRDefault="00000000">
            <w:r>
              <w:rPr>
                <w:rFonts w:ascii="Consolas" w:hAnsi="Consolas"/>
                <w:sz w:val="18"/>
              </w:rPr>
              <w:t>├ padd3_view (Gulf Coast)</w:t>
            </w:r>
          </w:p>
        </w:tc>
        <w:tc>
          <w:tcPr>
            <w:tcW w:w="1128" w:type="dxa"/>
            <w:vAlign w:val="center"/>
          </w:tcPr>
          <w:p w14:paraId="6300944C" w14:textId="77777777" w:rsidR="006A63D0" w:rsidRDefault="00000000">
            <w:pPr>
              <w:jc w:val="right"/>
            </w:pPr>
            <w:r>
              <w:rPr>
                <w:sz w:val="18"/>
              </w:rPr>
              <w:t>9,791</w:t>
            </w:r>
          </w:p>
        </w:tc>
        <w:tc>
          <w:tcPr>
            <w:tcW w:w="1128" w:type="dxa"/>
            <w:vAlign w:val="center"/>
          </w:tcPr>
          <w:p w14:paraId="284601C0" w14:textId="77777777" w:rsidR="006A63D0" w:rsidRDefault="00000000">
            <w:pPr>
              <w:jc w:val="right"/>
            </w:pPr>
            <w:r>
              <w:rPr>
                <w:sz w:val="18"/>
              </w:rPr>
              <w:t>9,390</w:t>
            </w:r>
          </w:p>
        </w:tc>
        <w:tc>
          <w:tcPr>
            <w:tcW w:w="1128" w:type="dxa"/>
            <w:vAlign w:val="center"/>
          </w:tcPr>
          <w:p w14:paraId="20BDE9EF" w14:textId="77777777" w:rsidR="006A63D0" w:rsidRDefault="00000000">
            <w:pPr>
              <w:jc w:val="right"/>
            </w:pPr>
            <w:r>
              <w:rPr>
                <w:sz w:val="18"/>
              </w:rPr>
              <w:t>3,631</w:t>
            </w:r>
          </w:p>
        </w:tc>
        <w:tc>
          <w:tcPr>
            <w:tcW w:w="1128" w:type="dxa"/>
            <w:vAlign w:val="center"/>
          </w:tcPr>
          <w:p w14:paraId="30C43EBB" w14:textId="77777777" w:rsidR="006A63D0" w:rsidRDefault="00000000">
            <w:pPr>
              <w:jc w:val="right"/>
            </w:pPr>
            <w:r>
              <w:rPr>
                <w:sz w:val="18"/>
              </w:rPr>
              <w:t>4,266</w:t>
            </w:r>
          </w:p>
        </w:tc>
        <w:tc>
          <w:tcPr>
            <w:tcW w:w="1128" w:type="dxa"/>
            <w:vAlign w:val="center"/>
          </w:tcPr>
          <w:p w14:paraId="73A75BA8" w14:textId="77777777" w:rsidR="006A63D0" w:rsidRDefault="00000000">
            <w:pPr>
              <w:jc w:val="right"/>
            </w:pPr>
            <w:r>
              <w:rPr>
                <w:sz w:val="18"/>
              </w:rPr>
              <w:t>621,631</w:t>
            </w:r>
          </w:p>
        </w:tc>
        <w:tc>
          <w:tcPr>
            <w:tcW w:w="1128" w:type="dxa"/>
            <w:vAlign w:val="center"/>
          </w:tcPr>
          <w:p w14:paraId="7674200F" w14:textId="77777777" w:rsidR="006A63D0" w:rsidRDefault="00000000">
            <w:pPr>
              <w:jc w:val="right"/>
            </w:pPr>
            <w:r>
              <w:rPr>
                <w:sz w:val="18"/>
              </w:rPr>
              <w:t>−105</w:t>
            </w:r>
          </w:p>
        </w:tc>
        <w:tc>
          <w:tcPr>
            <w:tcW w:w="1128" w:type="dxa"/>
            <w:vAlign w:val="center"/>
          </w:tcPr>
          <w:p w14:paraId="5FFECC2B" w14:textId="77777777" w:rsidR="006A63D0" w:rsidRDefault="00000000">
            <w:r>
              <w:rPr>
                <w:sz w:val="18"/>
              </w:rPr>
              <w:t>ok</w:t>
            </w:r>
          </w:p>
        </w:tc>
      </w:tr>
      <w:tr w:rsidR="006A63D0" w14:paraId="16F77C0A" w14:textId="77777777">
        <w:tc>
          <w:tcPr>
            <w:tcW w:w="1128" w:type="dxa"/>
            <w:vAlign w:val="center"/>
          </w:tcPr>
          <w:p w14:paraId="0128C64C" w14:textId="77777777" w:rsidR="006A63D0" w:rsidRDefault="00000000">
            <w:r>
              <w:rPr>
                <w:rFonts w:ascii="Consolas" w:hAnsi="Consolas"/>
                <w:sz w:val="18"/>
              </w:rPr>
              <w:lastRenderedPageBreak/>
              <w:t>├ padd4_view (Rocky Mountain)</w:t>
            </w:r>
          </w:p>
        </w:tc>
        <w:tc>
          <w:tcPr>
            <w:tcW w:w="1128" w:type="dxa"/>
            <w:vAlign w:val="center"/>
          </w:tcPr>
          <w:p w14:paraId="144C0709" w14:textId="77777777" w:rsidR="006A63D0" w:rsidRDefault="00000000">
            <w:pPr>
              <w:jc w:val="right"/>
            </w:pPr>
            <w:r>
              <w:rPr>
                <w:sz w:val="18"/>
              </w:rPr>
              <w:t>1,051</w:t>
            </w:r>
          </w:p>
        </w:tc>
        <w:tc>
          <w:tcPr>
            <w:tcW w:w="1128" w:type="dxa"/>
            <w:vAlign w:val="center"/>
          </w:tcPr>
          <w:p w14:paraId="43B6AB4E" w14:textId="77777777" w:rsidR="006A63D0" w:rsidRDefault="00000000">
            <w:pPr>
              <w:jc w:val="right"/>
            </w:pPr>
            <w:r>
              <w:rPr>
                <w:sz w:val="18"/>
              </w:rPr>
              <w:t>569</w:t>
            </w:r>
          </w:p>
        </w:tc>
        <w:tc>
          <w:tcPr>
            <w:tcW w:w="1128" w:type="dxa"/>
            <w:vAlign w:val="center"/>
          </w:tcPr>
          <w:p w14:paraId="51D695CE" w14:textId="77777777" w:rsidR="006A63D0" w:rsidRDefault="00000000">
            <w:pPr>
              <w:jc w:val="right"/>
            </w:pPr>
            <w:r>
              <w:rPr>
                <w:sz w:val="18"/>
              </w:rPr>
              <w:t>553</w:t>
            </w:r>
          </w:p>
        </w:tc>
        <w:tc>
          <w:tcPr>
            <w:tcW w:w="1128" w:type="dxa"/>
            <w:vAlign w:val="center"/>
          </w:tcPr>
          <w:p w14:paraId="303DE67D" w14:textId="77777777" w:rsidR="006A63D0" w:rsidRDefault="00000000">
            <w:pPr>
              <w:jc w:val="right"/>
            </w:pPr>
            <w:r>
              <w:rPr>
                <w:sz w:val="18"/>
              </w:rPr>
              <w:t>988</w:t>
            </w:r>
          </w:p>
        </w:tc>
        <w:tc>
          <w:tcPr>
            <w:tcW w:w="1128" w:type="dxa"/>
            <w:vAlign w:val="center"/>
          </w:tcPr>
          <w:p w14:paraId="51C01D67" w14:textId="77777777" w:rsidR="006A63D0" w:rsidRDefault="00000000">
            <w:pPr>
              <w:jc w:val="right"/>
            </w:pPr>
            <w:r>
              <w:rPr>
                <w:sz w:val="18"/>
              </w:rPr>
              <w:t>24,434</w:t>
            </w:r>
          </w:p>
        </w:tc>
        <w:tc>
          <w:tcPr>
            <w:tcW w:w="1128" w:type="dxa"/>
            <w:vAlign w:val="center"/>
          </w:tcPr>
          <w:p w14:paraId="5234EA02" w14:textId="77777777" w:rsidR="006A63D0" w:rsidRDefault="00000000">
            <w:pPr>
              <w:jc w:val="right"/>
            </w:pPr>
            <w:r>
              <w:rPr>
                <w:sz w:val="18"/>
              </w:rPr>
              <w:t>−32</w:t>
            </w:r>
          </w:p>
        </w:tc>
        <w:tc>
          <w:tcPr>
            <w:tcW w:w="1128" w:type="dxa"/>
            <w:vAlign w:val="center"/>
          </w:tcPr>
          <w:p w14:paraId="530236A7" w14:textId="77777777" w:rsidR="006A63D0" w:rsidRDefault="00000000">
            <w:r>
              <w:rPr>
                <w:sz w:val="18"/>
              </w:rPr>
              <w:t>ok</w:t>
            </w:r>
          </w:p>
        </w:tc>
      </w:tr>
      <w:tr w:rsidR="006A63D0" w14:paraId="7BD7CE55" w14:textId="77777777">
        <w:tc>
          <w:tcPr>
            <w:tcW w:w="1128" w:type="dxa"/>
            <w:vAlign w:val="center"/>
          </w:tcPr>
          <w:p w14:paraId="2F5E372B" w14:textId="77777777" w:rsidR="006A63D0" w:rsidRDefault="00000000">
            <w:r>
              <w:rPr>
                <w:rFonts w:ascii="Consolas" w:hAnsi="Consolas"/>
                <w:sz w:val="18"/>
              </w:rPr>
              <w:t>└ padd5_view (West Coast)</w:t>
            </w:r>
          </w:p>
        </w:tc>
        <w:tc>
          <w:tcPr>
            <w:tcW w:w="1128" w:type="dxa"/>
            <w:vAlign w:val="center"/>
          </w:tcPr>
          <w:p w14:paraId="4C77348D" w14:textId="77777777" w:rsidR="006A63D0" w:rsidRDefault="00000000">
            <w:pPr>
              <w:jc w:val="right"/>
            </w:pPr>
            <w:r>
              <w:rPr>
                <w:sz w:val="18"/>
              </w:rPr>
              <w:t>714</w:t>
            </w:r>
          </w:p>
        </w:tc>
        <w:tc>
          <w:tcPr>
            <w:tcW w:w="1128" w:type="dxa"/>
            <w:vAlign w:val="center"/>
          </w:tcPr>
          <w:p w14:paraId="1427ED73" w14:textId="77777777" w:rsidR="006A63D0" w:rsidRDefault="00000000">
            <w:pPr>
              <w:jc w:val="right"/>
            </w:pPr>
            <w:r>
              <w:rPr>
                <w:sz w:val="18"/>
              </w:rPr>
              <w:t>2,126</w:t>
            </w:r>
          </w:p>
        </w:tc>
        <w:tc>
          <w:tcPr>
            <w:tcW w:w="1128" w:type="dxa"/>
            <w:vAlign w:val="center"/>
          </w:tcPr>
          <w:p w14:paraId="5ACD21A7" w14:textId="77777777" w:rsidR="006A63D0" w:rsidRDefault="00000000">
            <w:pPr>
              <w:jc w:val="right"/>
            </w:pPr>
            <w:r>
              <w:rPr>
                <w:sz w:val="18"/>
              </w:rPr>
              <w:t>1,185</w:t>
            </w:r>
          </w:p>
        </w:tc>
        <w:tc>
          <w:tcPr>
            <w:tcW w:w="1128" w:type="dxa"/>
            <w:vAlign w:val="center"/>
          </w:tcPr>
          <w:p w14:paraId="0A90EB72" w14:textId="77777777" w:rsidR="006A63D0" w:rsidRDefault="00000000">
            <w:pPr>
              <w:jc w:val="right"/>
            </w:pPr>
            <w:r>
              <w:rPr>
                <w:sz w:val="18"/>
              </w:rPr>
              <w:t>0</w:t>
            </w:r>
          </w:p>
        </w:tc>
        <w:tc>
          <w:tcPr>
            <w:tcW w:w="1128" w:type="dxa"/>
            <w:vAlign w:val="center"/>
          </w:tcPr>
          <w:p w14:paraId="74A53DD7" w14:textId="77777777" w:rsidR="006A63D0" w:rsidRDefault="00000000">
            <w:pPr>
              <w:jc w:val="right"/>
            </w:pPr>
            <w:r>
              <w:rPr>
                <w:sz w:val="18"/>
              </w:rPr>
              <w:t>49,330</w:t>
            </w:r>
          </w:p>
        </w:tc>
        <w:tc>
          <w:tcPr>
            <w:tcW w:w="1128" w:type="dxa"/>
            <w:vAlign w:val="center"/>
          </w:tcPr>
          <w:p w14:paraId="0242619D" w14:textId="77777777" w:rsidR="006A63D0" w:rsidRDefault="00000000">
            <w:pPr>
              <w:jc w:val="right"/>
            </w:pPr>
            <w:r>
              <w:rPr>
                <w:sz w:val="18"/>
              </w:rPr>
              <w:t>−7</w:t>
            </w:r>
          </w:p>
        </w:tc>
        <w:tc>
          <w:tcPr>
            <w:tcW w:w="1128" w:type="dxa"/>
            <w:vAlign w:val="center"/>
          </w:tcPr>
          <w:p w14:paraId="47A764EE" w14:textId="77777777" w:rsidR="006A63D0" w:rsidRDefault="00000000">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lastRenderedPageBreak/>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xml:space="preserve">). The EIA </w:t>
      </w:r>
      <w:r>
        <w:lastRenderedPageBreak/>
        <w:t>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000000">
      <w:pPr>
        <w:shd w:val="clear" w:color="auto" w:fill="F4F4F4"/>
      </w:pPr>
      <w:r>
        <w:rPr>
          <w:rFonts w:ascii="Consolas" w:eastAsia="Consolas" w:hAnsi="Consolas" w:cs="Consolas"/>
          <w:sz w:val="20"/>
          <w:szCs w:val="20"/>
        </w:rPr>
        <w:t xml:space="preserve">         + the active scenario_id</w:t>
      </w:r>
    </w:p>
    <w:p w14:paraId="36BCFC3E" w14:textId="77777777" w:rsidR="008E1B31" w:rsidRDefault="00000000">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000000">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000000">
      <w:pPr>
        <w:shd w:val="clear" w:color="auto" w:fill="F4F4F4"/>
      </w:pPr>
      <w:r>
        <w:rPr>
          <w:rFonts w:ascii="Consolas" w:eastAsia="Consolas" w:hAnsi="Consolas" w:cs="Consolas"/>
          <w:sz w:val="20"/>
          <w:szCs w:val="20"/>
        </w:rPr>
        <w:t xml:space="preserve">    timeseries_id     TEXT,</w:t>
      </w:r>
    </w:p>
    <w:p w14:paraId="36BCFC4C" w14:textId="77777777" w:rsidR="008E1B31" w:rsidRDefault="00000000">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000000">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000000">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enum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lastRenderedPageBreak/>
        <w:t>The rules are as follows:</w:t>
      </w:r>
    </w:p>
    <w:p w14:paraId="36BCFC6E" w14:textId="77777777" w:rsidR="008E1B31" w:rsidRDefault="00000000">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000000">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000000">
      <w:pPr>
        <w:spacing w:after="160" w:line="320" w:lineRule="auto"/>
        <w:jc w:val="both"/>
      </w:pPr>
      <w:r>
        <w:t>B = ΔS − P + C − ΣF_in + ΣF_out</w:t>
      </w:r>
    </w:p>
    <w:p w14:paraId="36BCFC76" w14:textId="77777777" w:rsidR="008E1B31" w:rsidRDefault="00000000">
      <w:pPr>
        <w:spacing w:after="160" w:line="320" w:lineRule="auto"/>
        <w:jc w:val="both"/>
      </w:pPr>
      <w:r>
        <w:lastRenderedPageBreak/>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w:t>
      </w:r>
      <w:r>
        <w:lastRenderedPageBreak/>
        <w:t>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000000">
      <w:pPr>
        <w:spacing w:after="160" w:line="320" w:lineRule="auto"/>
        <w:jc w:val="both"/>
      </w:pPr>
      <w:r>
        <w:lastRenderedPageBreak/>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latents and zero unresolved. The 652 latents are concentrated where the framework already expects them to be: junction fan-outs in the Permian and Bakken gathering systems, the multiple offshore Gulf production routes, and the </w:t>
      </w:r>
      <w:r>
        <w:lastRenderedPageBreak/>
        <w:t>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t>| L1 | v_effective_assignments | variable_assignments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v_formula_input_links | L1 | One row per arrow in </w:t>
      </w:r>
      <w:r>
        <w:rPr>
          <w:rFonts w:ascii="Consolas" w:eastAsia="Consolas" w:hAnsi="Consolas" w:cs="Consolas"/>
        </w:rPr>
        <w:t>formula_inputs</w:t>
      </w:r>
      <w:r>
        <w:t xml:space="preserve"> — the atomic (parent, child) pair, scenario-tagged |</w:t>
      </w:r>
    </w:p>
    <w:p w14:paraId="36BCFC9D" w14:textId="77777777" w:rsidR="008E1B31" w:rsidRDefault="00000000">
      <w:pPr>
        <w:spacing w:after="160" w:line="320" w:lineRule="auto"/>
        <w:jc w:val="both"/>
      </w:pPr>
      <w:r>
        <w:t>| L2b | v_aggregation_edges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L2c | v_flow_edges | variables | The physical flow topology: one row per outflow variable with a related node, interpreted as (source → target) |</w:t>
      </w:r>
    </w:p>
    <w:p w14:paraId="36BCFC9F" w14:textId="77777777" w:rsidR="008E1B31" w:rsidRDefault="00000000">
      <w:pPr>
        <w:spacing w:after="160" w:line="320" w:lineRule="auto"/>
        <w:jc w:val="both"/>
      </w:pPr>
      <w:r>
        <w:t>| L3a | v_partition_tree | v_aggregation_edges | The partition spine: same-type, same-commodity, same-related-node aggregation edges, with arithmetic residuals excluded |</w:t>
      </w:r>
    </w:p>
    <w:p w14:paraId="36BCFCA0" w14:textId="77777777" w:rsidR="008E1B31" w:rsidRDefault="00000000">
      <w:pPr>
        <w:spacing w:after="160" w:line="320" w:lineRule="auto"/>
        <w:jc w:val="both"/>
      </w:pPr>
      <w:r>
        <w:t>| L3b | v_node_status | L1 | The per-(scenario, node) status from Section 4.5: authoritative, derived, or inactive |</w:t>
      </w:r>
    </w:p>
    <w:p w14:paraId="36BCFCA1" w14:textId="77777777" w:rsidR="008E1B31" w:rsidRDefault="00000000">
      <w:pPr>
        <w:spacing w:after="160" w:line="320" w:lineRule="auto"/>
        <w:jc w:val="both"/>
      </w:pPr>
      <w:r>
        <w:t>| L4a | v_node_balance_check | scenario_resolved_values + v_flow_edges | Per-(node, date) mass-balance closure: sum_in, sum_out_obs, sum_out_implied, gap_kbd |</w:t>
      </w:r>
    </w:p>
    <w:p w14:paraId="36BCFCA2" w14:textId="77777777" w:rsidR="008E1B31" w:rsidRDefault="00000000">
      <w:pPr>
        <w:spacing w:after="160" w:line="320" w:lineRule="auto"/>
        <w:jc w:val="both"/>
      </w:pPr>
      <w:r>
        <w:t>| L4b | v_aggregation_consistency | v_partition_tree + scenario_resolved_values | For every time-series-observed aggregate, the cross-check abs(TS value − Σ constituents) — flagged ok / partial / inconsistent |</w:t>
      </w:r>
    </w:p>
    <w:p w14:paraId="36BCFCA3" w14:textId="77777777" w:rsidR="008E1B31" w:rsidRDefault="00000000">
      <w:pPr>
        <w:spacing w:after="160" w:line="320" w:lineRule="auto"/>
        <w:jc w:val="both"/>
      </w:pPr>
      <w:r>
        <w:t>| L4c | v_inventory_changes | scenario_resolved_values | Per-stock-series ΔS in MBBL and kbd; used by the balance UI to display inventory deltas |</w:t>
      </w:r>
    </w:p>
    <w:p w14:paraId="36BCFCA4" w14:textId="77777777" w:rsidR="008E1B31" w:rsidRDefault="00000000">
      <w:pPr>
        <w:spacing w:after="160" w:line="320" w:lineRule="auto"/>
        <w:jc w:val="both"/>
      </w:pPr>
      <w:r>
        <w:t>| L4d | v_aggregate_balance | v_partition_tree + L4a | Closed mass balance for the active scenario's balance-role aggregates (usa_view plus the five PADD views) |</w:t>
      </w:r>
    </w:p>
    <w:p w14:paraId="36BCFCA5" w14:textId="77777777" w:rsidR="008E1B31" w:rsidRDefault="00000000">
      <w:pPr>
        <w:spacing w:after="160" w:line="320" w:lineRule="auto"/>
        <w:jc w:val="both"/>
      </w:pPr>
      <w:r>
        <w:t>| L4e | v_node_pcisob | scenario_resolved_values | Per-(node, date) totals for the six variable types, pre-aggregated so renderers do not redo the GROUP BY at every page load |</w:t>
      </w:r>
    </w:p>
    <w:p w14:paraId="36BCFCA6" w14:textId="77777777" w:rsidR="008E1B31" w:rsidRDefault="00000000">
      <w:pPr>
        <w:spacing w:after="160" w:line="320" w:lineRule="auto"/>
        <w:jc w:val="both"/>
      </w:pPr>
      <w:r>
        <w:lastRenderedPageBreak/>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000000">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 xml:space="preserve">A live example illustrates the temporal convention at work. The variable montana_other.production is defined as montana_state.production minus </w:t>
      </w:r>
      <w:r>
        <w:lastRenderedPageBreak/>
        <w:t>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(num_nonnulls(timeseries_id,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SELECT timeseries_id, COUNT(*) AS n_bindings</w:t>
      </w:r>
    </w:p>
    <w:p w14:paraId="36BCFCB5" w14:textId="77777777" w:rsidR="008E1B31" w:rsidRDefault="00000000">
      <w:pPr>
        <w:shd w:val="clear" w:color="auto" w:fill="F4F4F4"/>
      </w:pPr>
      <w:r>
        <w:rPr>
          <w:rFonts w:ascii="Consolas" w:eastAsia="Consolas" w:hAnsi="Consolas" w:cs="Consolas"/>
          <w:sz w:val="20"/>
          <w:szCs w:val="20"/>
        </w:rPr>
        <w:t>FROM variable_assignments</w:t>
      </w:r>
    </w:p>
    <w:p w14:paraId="36BCFCB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000000">
      <w:pPr>
        <w:shd w:val="clear" w:color="auto" w:fill="F4F4F4"/>
      </w:pPr>
      <w:r>
        <w:rPr>
          <w:rFonts w:ascii="Consolas" w:eastAsia="Consolas" w:hAnsi="Consolas" w:cs="Consolas"/>
          <w:sz w:val="20"/>
          <w:szCs w:val="20"/>
        </w:rPr>
        <w:t>GROUP BY timeseries_id</w:t>
      </w:r>
    </w:p>
    <w:p w14:paraId="36BCFCB9" w14:textId="77777777" w:rsidR="008E1B31" w:rsidRDefault="00000000">
      <w:pPr>
        <w:shd w:val="clear" w:color="auto" w:fill="F4F4F4"/>
      </w:pPr>
      <w:r>
        <w:rPr>
          <w:rFonts w:ascii="Consolas" w:eastAsia="Consolas" w:hAnsi="Consolas" w:cs="Consolas"/>
          <w:sz w:val="20"/>
          <w:szCs w:val="20"/>
        </w:rPr>
        <w:t>HAVING COUNT(*)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node_id,</w:t>
      </w:r>
    </w:p>
    <w:p w14:paraId="36BCFCC2" w14:textId="77777777" w:rsidR="008E1B31" w:rsidRDefault="00000000">
      <w:pPr>
        <w:shd w:val="clear" w:color="auto" w:fill="F4F4F4"/>
      </w:pPr>
      <w:r>
        <w:rPr>
          <w:rFonts w:ascii="Consolas" w:eastAsia="Consolas" w:hAnsi="Consolas" w:cs="Consolas"/>
          <w:sz w:val="20"/>
          <w:szCs w:val="20"/>
        </w:rPr>
        <w:t xml:space="preserve">    sum_in   AS own_value,</w:t>
      </w:r>
    </w:p>
    <w:p w14:paraId="36BCFCC3" w14:textId="77777777" w:rsidR="008E1B31" w:rsidRDefault="00000000">
      <w:pPr>
        <w:shd w:val="clear" w:color="auto" w:fill="F4F4F4"/>
      </w:pPr>
      <w:r>
        <w:rPr>
          <w:rFonts w:ascii="Consolas" w:eastAsia="Consolas" w:hAnsi="Consolas" w:cs="Consolas"/>
          <w:sz w:val="20"/>
          <w:szCs w:val="20"/>
        </w:rPr>
        <w:t xml:space="preserve">    bdy_in   AS sum_of_children,</w:t>
      </w:r>
    </w:p>
    <w:p w14:paraId="36BCFCC4" w14:textId="77777777" w:rsidR="008E1B31" w:rsidRDefault="00000000">
      <w:pPr>
        <w:shd w:val="clear" w:color="auto" w:fill="F4F4F4"/>
      </w:pPr>
      <w:r>
        <w:rPr>
          <w:rFonts w:ascii="Consolas" w:eastAsia="Consolas" w:hAnsi="Consolas" w:cs="Consolas"/>
          <w:sz w:val="20"/>
          <w:szCs w:val="20"/>
        </w:rPr>
        <w:t xml:space="preserve">    abs(sum_in - bdy_in) AS gap</w:t>
      </w:r>
    </w:p>
    <w:p w14:paraId="36BCFCC5" w14:textId="77777777" w:rsidR="008E1B31" w:rsidRDefault="00000000">
      <w:pPr>
        <w:shd w:val="clear" w:color="auto" w:fill="F4F4F4"/>
      </w:pPr>
      <w:r>
        <w:rPr>
          <w:rFonts w:ascii="Consolas" w:eastAsia="Consolas" w:hAnsi="Consolas" w:cs="Consolas"/>
          <w:sz w:val="20"/>
          <w:szCs w:val="20"/>
        </w:rPr>
        <w:t>FROM v_node_balance_check</w:t>
      </w:r>
    </w:p>
    <w:p w14:paraId="36BCFCC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(kbd) | Σ children inflow (kbd) | Gap (kbd) | Own outflow (kbd) | Σ children outflow (kbd) | Gap (kbd)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usa_view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The third claim is per-node and per-date. For every node i, every commodity g, and every observation date t:</w:t>
      </w:r>
    </w:p>
    <w:p w14:paraId="36BCFCD8" w14:textId="77777777" w:rsidR="008E1B31" w:rsidRDefault="00000000">
      <w:pPr>
        <w:spacing w:after="160" w:line="320" w:lineRule="auto"/>
        <w:jc w:val="both"/>
      </w:pPr>
      <w:r>
        <w:t>ΔS(i, g, t) = P(i, g, t) + F_in(i, g, t) − C(i, g, t) − F_out(i, g, t) + B(i,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August–September 2017 | Hurricane Harvey | 400–600 kbd spike in observed-minus-closure B |</w:t>
      </w:r>
    </w:p>
    <w:p w14:paraId="36BCFCE5" w14:textId="77777777" w:rsidR="008E1B31" w:rsidRDefault="00000000">
      <w:pPr>
        <w:spacing w:after="160" w:line="320" w:lineRule="auto"/>
        <w:jc w:val="both"/>
      </w:pPr>
      <w:r>
        <w:t>| March–May 2020 | COVID-19 demand collapse | 300–500 kbd persistent residual |</w:t>
      </w:r>
    </w:p>
    <w:p w14:paraId="36BCFCE6" w14:textId="77777777" w:rsidR="008E1B31" w:rsidRDefault="00000000">
      <w:pPr>
        <w:spacing w:after="160" w:line="320" w:lineRule="auto"/>
        <w:jc w:val="both"/>
      </w:pPr>
      <w:r>
        <w:t>| May 2021 | Colonial Pipeline ransomware shutdown | 200–300 kbd spike |</w:t>
      </w:r>
    </w:p>
    <w:p w14:paraId="36BCFCE7" w14:textId="77777777" w:rsidR="008E1B31" w:rsidRDefault="00000000">
      <w:pPr>
        <w:spacing w:after="160" w:line="320" w:lineRule="auto"/>
        <w:jc w:val="both"/>
      </w:pPr>
      <w:r>
        <w:t>| April–November 2022 | SPR strategic release | 100–250 kbd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000000">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000000">
            <w:r>
              <w:rPr>
                <w:b/>
                <w:sz w:val="19"/>
              </w:rPr>
              <w:t>Process step</w:t>
            </w:r>
          </w:p>
        </w:tc>
        <w:tc>
          <w:tcPr>
            <w:tcW w:w="3009" w:type="dxa"/>
            <w:shd w:val="clear" w:color="auto" w:fill="E6EEF5"/>
            <w:vAlign w:val="center"/>
          </w:tcPr>
          <w:p w14:paraId="4ED9A114" w14:textId="77777777" w:rsidR="006A63D0" w:rsidRDefault="00000000">
            <w:r>
              <w:rPr>
                <w:b/>
                <w:sz w:val="19"/>
              </w:rPr>
              <w:t>Axiom or Corollary</w:t>
            </w:r>
          </w:p>
        </w:tc>
        <w:tc>
          <w:tcPr>
            <w:tcW w:w="3009" w:type="dxa"/>
            <w:shd w:val="clear" w:color="auto" w:fill="E6EEF5"/>
            <w:vAlign w:val="center"/>
          </w:tcPr>
          <w:p w14:paraId="0E056338" w14:textId="77777777" w:rsidR="006A63D0" w:rsidRDefault="00000000">
            <w:r>
              <w:rPr>
                <w:b/>
                <w:sz w:val="19"/>
              </w:rPr>
              <w:t>Enforcement mechanism</w:t>
            </w:r>
          </w:p>
        </w:tc>
      </w:tr>
      <w:tr w:rsidR="006A63D0" w14:paraId="22CD1C80" w14:textId="77777777">
        <w:tc>
          <w:tcPr>
            <w:tcW w:w="3009" w:type="dxa"/>
          </w:tcPr>
          <w:p w14:paraId="6FDE79F0" w14:textId="77777777" w:rsidR="006A63D0" w:rsidRDefault="00000000">
            <w:r>
              <w:rPr>
                <w:b/>
                <w:sz w:val="17"/>
              </w:rPr>
              <w:lastRenderedPageBreak/>
              <w:t>Load asset graph</w:t>
            </w:r>
          </w:p>
        </w:tc>
        <w:tc>
          <w:tcPr>
            <w:tcW w:w="3009" w:type="dxa"/>
          </w:tcPr>
          <w:p w14:paraId="44F8D59D" w14:textId="77777777" w:rsidR="006A63D0" w:rsidRDefault="00000000">
            <w:r>
              <w:rPr>
                <w:sz w:val="17"/>
              </w:rPr>
              <w:t>Axiom 1: asset-centric representation</w:t>
            </w:r>
          </w:p>
        </w:tc>
        <w:tc>
          <w:tcPr>
            <w:tcW w:w="3009" w:type="dxa"/>
          </w:tcPr>
          <w:p w14:paraId="1927B165" w14:textId="77777777" w:rsidR="006A63D0" w:rsidRDefault="00000000">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000000">
            <w:r>
              <w:rPr>
                <w:sz w:val="17"/>
              </w:rPr>
              <w:t>Axiom 4: persistent graph vs scenario state</w:t>
            </w:r>
          </w:p>
        </w:tc>
        <w:tc>
          <w:tcPr>
            <w:tcW w:w="3009" w:type="dxa"/>
          </w:tcPr>
          <w:p w14:paraId="2291A165" w14:textId="77777777" w:rsidR="006A63D0" w:rsidRDefault="00000000">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000000">
            <w:r>
              <w:rPr>
                <w:sz w:val="17"/>
              </w:rPr>
              <w:t>Axiom 6: bidirectional flows as two directed edges</w:t>
            </w:r>
          </w:p>
        </w:tc>
        <w:tc>
          <w:tcPr>
            <w:tcW w:w="3009" w:type="dxa"/>
          </w:tcPr>
          <w:p w14:paraId="62AB36C6" w14:textId="77777777" w:rsidR="006A63D0" w:rsidRDefault="00000000">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000000">
            <w:r>
              <w:rPr>
                <w:b/>
                <w:sz w:val="17"/>
              </w:rPr>
              <w:t>Load EIA timeseries</w:t>
            </w:r>
          </w:p>
        </w:tc>
        <w:tc>
          <w:tcPr>
            <w:tcW w:w="3009" w:type="dxa"/>
          </w:tcPr>
          <w:p w14:paraId="471D00D1" w14:textId="77777777" w:rsidR="006A63D0" w:rsidRDefault="00000000">
            <w:r>
              <w:rPr>
                <w:sz w:val="17"/>
              </w:rPr>
              <w:t>Source provenance (Corollary D-bis precondition)</w:t>
            </w:r>
          </w:p>
        </w:tc>
        <w:tc>
          <w:tcPr>
            <w:tcW w:w="3009" w:type="dxa"/>
          </w:tcPr>
          <w:p w14:paraId="3EB5349B" w14:textId="77777777" w:rsidR="006A63D0" w:rsidRDefault="00000000">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000000">
            <w:r>
              <w:rPr>
                <w:b/>
                <w:sz w:val="17"/>
              </w:rPr>
              <w:t>Assign variables</w:t>
            </w:r>
          </w:p>
        </w:tc>
        <w:tc>
          <w:tcPr>
            <w:tcW w:w="3009" w:type="dxa"/>
          </w:tcPr>
          <w:p w14:paraId="61A12E5A" w14:textId="77777777" w:rsidR="006A63D0" w:rsidRDefault="00000000">
            <w:r>
              <w:rPr>
                <w:sz w:val="17"/>
              </w:rPr>
              <w:t>Axiom 5: observed XOR derived</w:t>
            </w:r>
          </w:p>
        </w:tc>
        <w:tc>
          <w:tcPr>
            <w:tcW w:w="3009" w:type="dxa"/>
          </w:tcPr>
          <w:p w14:paraId="7F7C2B40" w14:textId="77777777" w:rsidR="006A63D0" w:rsidRDefault="00000000">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000000">
            <w:r>
              <w:rPr>
                <w:sz w:val="17"/>
              </w:rPr>
              <w:t>Axiom 5: TS-binding uniqueness</w:t>
            </w:r>
          </w:p>
        </w:tc>
        <w:tc>
          <w:tcPr>
            <w:tcW w:w="3009" w:type="dxa"/>
          </w:tcPr>
          <w:p w14:paraId="68DE96D5" w14:textId="77777777" w:rsidR="006A63D0" w:rsidRDefault="00000000">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000000">
            <w:r>
              <w:rPr>
                <w:sz w:val="17"/>
              </w:rPr>
              <w:t>Corollary D: latent allocation at junctions</w:t>
            </w:r>
          </w:p>
        </w:tc>
        <w:tc>
          <w:tcPr>
            <w:tcW w:w="3009" w:type="dxa"/>
          </w:tcPr>
          <w:p w14:paraId="3D0B47B2" w14:textId="77777777" w:rsidR="006A63D0" w:rsidRDefault="00000000">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000000">
            <w:r>
              <w:rPr>
                <w:sz w:val="17"/>
              </w:rPr>
              <w:t>Axiom 2: stable topology via zero-flow</w:t>
            </w:r>
          </w:p>
        </w:tc>
        <w:tc>
          <w:tcPr>
            <w:tcW w:w="3009" w:type="dxa"/>
          </w:tcPr>
          <w:p w14:paraId="02516D30" w14:textId="77777777" w:rsidR="006A63D0" w:rsidRDefault="00000000">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000000">
            <w:r>
              <w:rPr>
                <w:b/>
                <w:sz w:val="17"/>
              </w:rPr>
              <w:t>Build views (L2–L4)</w:t>
            </w:r>
          </w:p>
        </w:tc>
        <w:tc>
          <w:tcPr>
            <w:tcW w:w="3009" w:type="dxa"/>
          </w:tcPr>
          <w:p w14:paraId="7389657F" w14:textId="77777777" w:rsidR="006A63D0" w:rsidRDefault="00000000">
            <w:r>
              <w:rPr>
                <w:sz w:val="17"/>
              </w:rPr>
              <w:t>Axiom 3: variables are the single source of truth</w:t>
            </w:r>
          </w:p>
        </w:tc>
        <w:tc>
          <w:tcPr>
            <w:tcW w:w="3009" w:type="dxa"/>
          </w:tcPr>
          <w:p w14:paraId="7907BF84" w14:textId="77777777" w:rsidR="006A63D0" w:rsidRDefault="00000000">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000000">
            <w:r>
              <w:rPr>
                <w:sz w:val="17"/>
              </w:rPr>
              <w:t>Corollary B: observational layer has no edges</w:t>
            </w:r>
          </w:p>
        </w:tc>
        <w:tc>
          <w:tcPr>
            <w:tcW w:w="3009" w:type="dxa"/>
          </w:tcPr>
          <w:p w14:paraId="5C5699A8" w14:textId="77777777" w:rsidR="006A63D0" w:rsidRDefault="00000000">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000000">
            <w:r>
              <w:rPr>
                <w:sz w:val="17"/>
              </w:rPr>
              <w:t>Corollary C: labels distinct from hierarchies</w:t>
            </w:r>
          </w:p>
        </w:tc>
        <w:tc>
          <w:tcPr>
            <w:tcW w:w="3009" w:type="dxa"/>
          </w:tcPr>
          <w:p w14:paraId="43136C8A" w14:textId="77777777" w:rsidR="006A63D0" w:rsidRDefault="00000000">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000000">
            <w:r>
              <w:rPr>
                <w:sz w:val="17"/>
              </w:rPr>
              <w:t>Corollary E: node status as a view</w:t>
            </w:r>
          </w:p>
        </w:tc>
        <w:tc>
          <w:tcPr>
            <w:tcW w:w="3009" w:type="dxa"/>
          </w:tcPr>
          <w:p w14:paraId="01291104" w14:textId="77777777" w:rsidR="006A63D0" w:rsidRDefault="00000000">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000000">
            <w:r>
              <w:rPr>
                <w:b/>
                <w:sz w:val="17"/>
              </w:rPr>
              <w:t>Run resolver</w:t>
            </w:r>
          </w:p>
        </w:tc>
        <w:tc>
          <w:tcPr>
            <w:tcW w:w="3009" w:type="dxa"/>
          </w:tcPr>
          <w:p w14:paraId="109FEE4F" w14:textId="77777777" w:rsidR="006A63D0" w:rsidRDefault="00000000">
            <w:r>
              <w:rPr>
                <w:sz w:val="17"/>
              </w:rPr>
              <w:t>Corollary D-bis: last-observation-carried-forward</w:t>
            </w:r>
          </w:p>
        </w:tc>
        <w:tc>
          <w:tcPr>
            <w:tcW w:w="3009" w:type="dxa"/>
          </w:tcPr>
          <w:p w14:paraId="628610BB" w14:textId="77777777" w:rsidR="006A63D0" w:rsidRDefault="00000000">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000000">
            <w:r>
              <w:rPr>
                <w:sz w:val="17"/>
              </w:rPr>
              <w:t>Axiom 3: derived side of the source of truth</w:t>
            </w:r>
          </w:p>
        </w:tc>
        <w:tc>
          <w:tcPr>
            <w:tcW w:w="3009" w:type="dxa"/>
          </w:tcPr>
          <w:p w14:paraId="06C67AFD" w14:textId="77777777" w:rsidR="006A63D0" w:rsidRDefault="00000000">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000000">
            <w:r>
              <w:rPr>
                <w:sz w:val="17"/>
              </w:rPr>
              <w:t>Resolver output invariants</w:t>
            </w:r>
          </w:p>
        </w:tc>
        <w:tc>
          <w:tcPr>
            <w:tcW w:w="3009" w:type="dxa"/>
          </w:tcPr>
          <w:p w14:paraId="7F4E3A0B" w14:textId="77777777" w:rsidR="006A63D0" w:rsidRDefault="00000000">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000000">
            <w:r>
              <w:rPr>
                <w:b/>
                <w:sz w:val="17"/>
              </w:rPr>
              <w:t>Post-resolve audits</w:t>
            </w:r>
          </w:p>
        </w:tc>
        <w:tc>
          <w:tcPr>
            <w:tcW w:w="3009" w:type="dxa"/>
          </w:tcPr>
          <w:p w14:paraId="076CB3EC" w14:textId="77777777" w:rsidR="006A63D0" w:rsidRDefault="00000000">
            <w:r>
              <w:rPr>
                <w:sz w:val="17"/>
              </w:rPr>
              <w:t>Corollary A: mass balance at physical nodes</w:t>
            </w:r>
          </w:p>
        </w:tc>
        <w:tc>
          <w:tcPr>
            <w:tcW w:w="3009" w:type="dxa"/>
          </w:tcPr>
          <w:p w14:paraId="703F09BF" w14:textId="77777777" w:rsidR="006A63D0" w:rsidRDefault="00000000">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000000">
            <w:r>
              <w:rPr>
                <w:sz w:val="17"/>
              </w:rPr>
              <w:t>Corollary A: cross-check at aggregate level</w:t>
            </w:r>
          </w:p>
        </w:tc>
        <w:tc>
          <w:tcPr>
            <w:tcW w:w="3009" w:type="dxa"/>
          </w:tcPr>
          <w:p w14:paraId="4758D875" w14:textId="77777777" w:rsidR="006A63D0" w:rsidRDefault="00000000">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000000">
            <w:r>
              <w:rPr>
                <w:sz w:val="17"/>
              </w:rPr>
              <w:t>Corollary D-bis: temporal anomalies</w:t>
            </w:r>
          </w:p>
        </w:tc>
        <w:tc>
          <w:tcPr>
            <w:tcW w:w="3009" w:type="dxa"/>
          </w:tcPr>
          <w:p w14:paraId="53F80F8F" w14:textId="77777777" w:rsidR="006A63D0" w:rsidRDefault="00000000">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000000">
            <w:r>
              <w:rPr>
                <w:sz w:val="17"/>
              </w:rPr>
              <w:t>Capacity bounds (Section 5.7 extension)</w:t>
            </w:r>
          </w:p>
        </w:tc>
        <w:tc>
          <w:tcPr>
            <w:tcW w:w="3009" w:type="dxa"/>
          </w:tcPr>
          <w:p w14:paraId="46F5B558" w14:textId="77777777" w:rsidR="006A63D0" w:rsidRDefault="00000000">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000000">
            <w:r>
              <w:rPr>
                <w:b/>
                <w:sz w:val="17"/>
              </w:rPr>
              <w:t>Render HTMLs</w:t>
            </w:r>
          </w:p>
        </w:tc>
        <w:tc>
          <w:tcPr>
            <w:tcW w:w="3009" w:type="dxa"/>
          </w:tcPr>
          <w:p w14:paraId="0B4D17CE" w14:textId="77777777" w:rsidR="006A63D0" w:rsidRDefault="00000000">
            <w:r>
              <w:rPr>
                <w:sz w:val="17"/>
              </w:rPr>
              <w:t>All axioms and corollaries — read-only verification</w:t>
            </w:r>
          </w:p>
        </w:tc>
        <w:tc>
          <w:tcPr>
            <w:tcW w:w="3009" w:type="dxa"/>
          </w:tcPr>
          <w:p w14:paraId="2796DE54" w14:textId="77777777" w:rsidR="006A63D0" w:rsidRDefault="00000000">
            <w:r>
              <w:rPr>
                <w:sz w:val="17"/>
              </w:rPr>
              <w:t xml:space="preserve">NetworkGraph engine + renderers (make_balance_resolver_ui.py and siblings) consume the L4 views </w:t>
            </w:r>
            <w:r>
              <w:rPr>
                <w:sz w:val="17"/>
              </w:rPr>
              <w:lastRenderedPageBreak/>
              <w:t>directly; no business logic is reimplemented in JS</w:t>
            </w:r>
          </w:p>
        </w:tc>
      </w:tr>
    </w:tbl>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r>
        <w:t>P(i, g, t) + F_in(i, g, t) − C(i, g, t) − F_out(i, g, t) + B(i, g, t) − ΔS(i,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P(i, g, t) + Σ_{j ∈ N_in(i)} ϕ(j, i, g, t) − C(i, g, t) − Σ_{k ∈ N_out(i)} ϕ(i, k, g, t) + B(i, g, t) − ΔS(i, g, t) = 0</w:t>
      </w:r>
    </w:p>
    <w:p w14:paraId="36BCFD0B" w14:textId="77777777" w:rsidR="008E1B31" w:rsidRDefault="00000000">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000000">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000000">
      <w:pPr>
        <w:spacing w:after="160" w:line="320" w:lineRule="auto"/>
        <w:jc w:val="both"/>
      </w:pPr>
      <w:r>
        <w:t>[constant: P_permian_tx] − Σ_k ϕ(permian_tx,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000000">
      <w:pPr>
        <w:spacing w:after="160" w:line="320" w:lineRule="auto"/>
        <w:jc w:val="both"/>
      </w:pPr>
      <w:r>
        <w:t>Σ_{j ∈ N_in(i)} ϕ(j, i, g, t) − Σ_{k ∈ N_out(i)} ϕ(i,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r>
        <w:t>ϕ(i, j, g, t) ≤ capacity(i, j) for each pipeline edge</w:t>
      </w:r>
    </w:p>
    <w:p w14:paraId="36BCFD15" w14:textId="77777777" w:rsidR="008E1B31" w:rsidRDefault="00000000">
      <w:pPr>
        <w:spacing w:after="160" w:line="320" w:lineRule="auto"/>
        <w:jc w:val="both"/>
      </w:pPr>
      <w:r>
        <w:t>ΣC(i, g, t) over all crude grades ≤ throughput_capacity(i) for each refinery</w:t>
      </w:r>
    </w:p>
    <w:p w14:paraId="36BCFD16" w14:textId="77777777" w:rsidR="008E1B31" w:rsidRDefault="00000000">
      <w:pPr>
        <w:spacing w:after="160" w:line="320" w:lineRule="auto"/>
        <w:jc w:val="both"/>
      </w:pPr>
      <w:r>
        <w:t>S(i, g, t) ≤ storage_capacity(i)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r>
        <w:t>ϕ_M = outflow from permian_tx to midland_terminal</w:t>
      </w:r>
    </w:p>
    <w:p w14:paraId="36BCFD1E" w14:textId="77777777" w:rsidR="008E1B31" w:rsidRDefault="00000000">
      <w:pPr>
        <w:pStyle w:val="ListParagraph"/>
        <w:numPr>
          <w:ilvl w:val="0"/>
          <w:numId w:val="2"/>
        </w:numPr>
        <w:spacing w:after="80" w:line="320" w:lineRule="auto"/>
        <w:jc w:val="both"/>
      </w:pPr>
      <w:r>
        <w:t>ϕ_W = outflow from permian_tx to wink_terminal</w:t>
      </w:r>
    </w:p>
    <w:p w14:paraId="36BCFD1F" w14:textId="77777777" w:rsidR="008E1B31" w:rsidRDefault="00000000">
      <w:pPr>
        <w:pStyle w:val="ListParagraph"/>
        <w:numPr>
          <w:ilvl w:val="0"/>
          <w:numId w:val="2"/>
        </w:numPr>
        <w:spacing w:after="80" w:line="320" w:lineRule="auto"/>
        <w:jc w:val="both"/>
      </w:pPr>
      <w:r>
        <w:t>ϕ_C = outflow from permian_tx to crane_terminal</w:t>
      </w:r>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Equality constraint (mass balance at permian_tx):</w:t>
      </w:r>
    </w:p>
    <w:p w14:paraId="36BCFD22" w14:textId="77777777" w:rsidR="008E1B31" w:rsidRDefault="00000000">
      <w:pPr>
        <w:spacing w:after="160" w:line="320" w:lineRule="auto"/>
        <w:jc w:val="both"/>
      </w:pPr>
      <w:r>
        <w:t>ϕ_M + ϕ_W + ϕ_C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r>
        <w:t>S(i, g, t) = S(i, g, t − 1) + P(i, g, t) + Σ_j ϕ(j, i, g, t − τ(j,i)) − C(i, g, t) − Σ_k ϕ(i, k, g, t) + B(i, g, t)</w:t>
      </w:r>
    </w:p>
    <w:p w14:paraId="36BCFD30" w14:textId="77777777" w:rsidR="008E1B31" w:rsidRDefault="00000000">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000000">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The 80 time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U.S. total production from MCRFPUS2 (12,950 kbd)</w:t>
      </w:r>
    </w:p>
    <w:p w14:paraId="36BCFD56" w14:textId="77777777" w:rsidR="008E1B31" w:rsidRDefault="00000000">
      <w:pPr>
        <w:pStyle w:val="ListParagraph"/>
        <w:numPr>
          <w:ilvl w:val="0"/>
          <w:numId w:val="2"/>
        </w:numPr>
        <w:spacing w:after="80" w:line="320" w:lineRule="auto"/>
        <w:jc w:val="both"/>
      </w:pPr>
      <w:r>
        <w:t>PADD 3 production from MCRFPP3 (8,103 kbd)</w:t>
      </w:r>
    </w:p>
    <w:p w14:paraId="36BCFD57" w14:textId="77777777" w:rsidR="008E1B31" w:rsidRDefault="00000000">
      <w:pPr>
        <w:pStyle w:val="ListParagraph"/>
        <w:numPr>
          <w:ilvl w:val="0"/>
          <w:numId w:val="2"/>
        </w:numPr>
        <w:spacing w:after="80" w:line="320" w:lineRule="auto"/>
        <w:jc w:val="both"/>
      </w:pPr>
      <w:r>
        <w:t>Permian-TX production from a Texas state series (5,402 kbd)</w:t>
      </w:r>
    </w:p>
    <w:p w14:paraId="36BCFD58" w14:textId="77777777" w:rsidR="008E1B31" w:rsidRDefault="00000000">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000000">
      <w:pPr>
        <w:pStyle w:val="ListParagraph"/>
        <w:numPr>
          <w:ilvl w:val="0"/>
          <w:numId w:val="2"/>
        </w:numPr>
        <w:spacing w:after="80" w:line="320" w:lineRule="auto"/>
        <w:jc w:val="both"/>
      </w:pPr>
      <w:r>
        <w:t>Net crude imports from MCRIMUS2 (6,557 kbd)</w:t>
      </w:r>
    </w:p>
    <w:p w14:paraId="36BCFD5A" w14:textId="77777777" w:rsidR="008E1B31" w:rsidRDefault="00000000">
      <w:pPr>
        <w:pStyle w:val="ListParagraph"/>
        <w:numPr>
          <w:ilvl w:val="0"/>
          <w:numId w:val="2"/>
        </w:numPr>
        <w:spacing w:after="80" w:line="320" w:lineRule="auto"/>
        <w:jc w:val="both"/>
      </w:pPr>
      <w:r>
        <w:t>Net crude exports from MCREEXUS2 (3,752 kbd)</w:t>
      </w:r>
    </w:p>
    <w:p w14:paraId="36BCFD5B" w14:textId="77777777" w:rsidR="008E1B31" w:rsidRDefault="00000000">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p w14:paraId="36BCFD6F" w14:textId="77777777" w:rsidR="008E1B31" w:rsidRDefault="00000000">
      <w:pPr>
        <w:spacing w:after="160" w:line="320" w:lineRule="auto"/>
        <w:jc w:val="both"/>
      </w:pPr>
      <w:r>
        <w:t>| variable_id | value | source | formula_used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production__crude__permian_tx | 5,402.0 | observed | MCRFPUSP3TX (Texas state series, Permian portion) |</w:t>
      </w:r>
    </w:p>
    <w:p w14:paraId="36BCFD72" w14:textId="77777777" w:rsidR="008E1B31" w:rsidRDefault="00000000">
      <w:pPr>
        <w:spacing w:after="160" w:line="320" w:lineRule="auto"/>
        <w:jc w:val="both"/>
      </w:pPr>
      <w:r>
        <w:t>| production__crude__permian_tx_gathering | 0 | zero | gathering-node default |</w:t>
      </w:r>
    </w:p>
    <w:p w14:paraId="36BCFD73" w14:textId="77777777" w:rsidR="008E1B31" w:rsidRDefault="00000000">
      <w:pPr>
        <w:spacing w:after="160" w:line="320" w:lineRule="auto"/>
        <w:jc w:val="both"/>
      </w:pPr>
      <w:r>
        <w:t>| outflow__crude__permian_tx__midland_terminal | NULL | latent | latent() |</w:t>
      </w:r>
    </w:p>
    <w:p w14:paraId="36BCFD74" w14:textId="77777777" w:rsidR="008E1B31" w:rsidRDefault="00000000">
      <w:pPr>
        <w:spacing w:after="160" w:line="320" w:lineRule="auto"/>
        <w:jc w:val="both"/>
      </w:pPr>
      <w:r>
        <w:t>| outflow__crude__permian_tx__wink_terminal | NULL | latent | latent() |</w:t>
      </w:r>
    </w:p>
    <w:p w14:paraId="36BCFD75" w14:textId="77777777" w:rsidR="008E1B31" w:rsidRDefault="00000000">
      <w:pPr>
        <w:spacing w:after="160" w:line="320" w:lineRule="auto"/>
        <w:jc w:val="both"/>
      </w:pPr>
      <w:r>
        <w:lastRenderedPageBreak/>
        <w:t>| outflow__crude__permian_tx__crane_terminal | NULL | latent | latent()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production__crude__usa_view | 12,950.0 | observed | MCRFPUS2 |</w:t>
      </w:r>
    </w:p>
    <w:p w14:paraId="36BCFD7B" w14:textId="77777777" w:rsidR="008E1B31" w:rsidRDefault="00000000">
      <w:pPr>
        <w:spacing w:after="160" w:line="320" w:lineRule="auto"/>
        <w:jc w:val="both"/>
      </w:pPr>
      <w:r>
        <w:t>| consumption__crude__usa_view | 16,289.0 | observed | MCRRIUS2 |</w:t>
      </w:r>
    </w:p>
    <w:p w14:paraId="36BCFD7C" w14:textId="77777777" w:rsidR="008E1B31" w:rsidRDefault="00000000">
      <w:pPr>
        <w:spacing w:after="160" w:line="320" w:lineRule="auto"/>
        <w:jc w:val="both"/>
      </w:pPr>
      <w:r>
        <w:t>| inflow__crude__usa_view__foreign_supply | 5,127.0 | derived | sum over PADD imports excluding Canada |</w:t>
      </w:r>
    </w:p>
    <w:p w14:paraId="36BCFD7D" w14:textId="77777777" w:rsidR="008E1B31" w:rsidRDefault="00000000">
      <w:pPr>
        <w:spacing w:after="160" w:line="320" w:lineRule="auto"/>
        <w:jc w:val="both"/>
      </w:pPr>
      <w:r>
        <w:t>| inflow__crude__usa_view__canadian_oil_sands | 4,231.0 | derived | sum over PADD Canadian imports |</w:t>
      </w:r>
    </w:p>
    <w:p w14:paraId="36BCFD7E" w14:textId="77777777" w:rsidR="008E1B31" w:rsidRDefault="00000000">
      <w:pPr>
        <w:spacing w:after="160" w:line="320" w:lineRule="auto"/>
        <w:jc w:val="both"/>
      </w:pPr>
      <w:r>
        <w:t>| outflow__crude__usa_view__foreign_export_destination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usa_view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000000">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000000">
      <w:pPr>
        <w:spacing w:after="160" w:line="320" w:lineRule="auto"/>
        <w:jc w:val="both"/>
      </w:pPr>
      <w:r>
        <w:t>Equality constraint (mass balance at permian_tx, June 2024):</w:t>
      </w:r>
    </w:p>
    <w:p w14:paraId="36BCFD9B" w14:textId="77777777" w:rsidR="008E1B31" w:rsidRDefault="00000000">
      <w:pPr>
        <w:spacing w:after="160" w:line="320" w:lineRule="auto"/>
        <w:jc w:val="both"/>
      </w:pPr>
      <w:r>
        <w:t>ϕ_M + ϕ_W + ϕ_C = 5,402</w:t>
      </w:r>
    </w:p>
    <w:p w14:paraId="36BCFD9C" w14:textId="77777777" w:rsidR="008E1B31" w:rsidRDefault="00000000">
      <w:pPr>
        <w:spacing w:after="160" w:line="320" w:lineRule="auto"/>
        <w:jc w:val="both"/>
      </w:pPr>
      <w:r>
        <w:lastRenderedPageBreak/>
        <w:t>Inequality constraints (terminal inbound capacity, kbd):</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r>
        <w:t>ϕ_M, ϕ_W, ϕ_C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000000">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000000">
      <w:pPr>
        <w:spacing w:after="160" w:line="320" w:lineRule="auto"/>
        <w:jc w:val="both"/>
      </w:pPr>
      <w:r>
        <w:t>Sum: 5,525 kbd against the 5,402 kbd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Figure A.1 — Evolution of GNN methods from spectral embeddings to hybrid spatio-temporal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A.3 DeepWalk and node2vec — Random Walk Embeddings</w:t>
      </w:r>
    </w:p>
    <w:p w14:paraId="36BCFDE2" w14:textId="77777777" w:rsidR="008E1B31" w:rsidRDefault="00000000">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000000">
      <w:pPr>
        <w:spacing w:after="160" w:line="320" w:lineRule="auto"/>
        <w:jc w:val="both"/>
      </w:pPr>
      <w:r>
        <w:rPr>
          <w:b/>
          <w:bCs/>
        </w:rPr>
        <w:t>Production      800          600           0            0   (b/d)</w:t>
      </w:r>
    </w:p>
    <w:p w14:paraId="36BCFDF4" w14:textId="77777777" w:rsidR="008E1B31" w:rsidRDefault="00000000">
      <w:pPr>
        <w:spacing w:after="160" w:line="320" w:lineRule="auto"/>
        <w:jc w:val="both"/>
      </w:pPr>
      <w:r>
        <w:rPr>
          <w:b/>
          <w:bCs/>
        </w:rPr>
        <w:t>Inflow (b/d)</w:t>
      </w:r>
      <w:r>
        <w:t xml:space="preserve">  0            0             1,400        950</w:t>
      </w:r>
    </w:p>
    <w:p w14:paraId="36BCFDF5" w14:textId="77777777" w:rsidR="008E1B31" w:rsidRDefault="00000000">
      <w:pPr>
        <w:spacing w:after="160" w:line="320" w:lineRule="auto"/>
        <w:jc w:val="both"/>
      </w:pPr>
      <w:r>
        <w:rPr>
          <w:b/>
          <w:bCs/>
        </w:rPr>
        <w:t>Inventory       0            0             45,000       0   (bbls)</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000000">
      <w:pPr>
        <w:spacing w:after="160" w:line="320" w:lineRule="auto"/>
        <w:jc w:val="both"/>
      </w:pPr>
      <w:r>
        <w:t>New representation = ReLU( W_self × \[0, 1400, 45000, 1350, 0.68\] \+ W_neigh × avg(msg_Permian, msg_Gulf, msg_Refinery) )</w:t>
      </w:r>
    </w:p>
    <w:p w14:paraId="36BCFDFC" w14:textId="77777777" w:rsidR="008E1B31" w:rsidRDefault="00000000">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H⁽ˡ⁺¹⁾ = σ( D̃⁻¹/² Ã D̃⁻¹/² H⁽ˡ⁾ W⁽ˡ⁾ )</w:t>
      </w:r>
    </w:p>
    <w:p w14:paraId="36BCFE04" w14:textId="77777777" w:rsidR="008E1B31" w:rsidRDefault="00000000">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A.6 Attention and Inductive Learning — GAT and GraphSAGE</w:t>
      </w:r>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Gilmer, J., Schoenholz, S. S., Riley, P. F., Vinyals,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Hamilton, W. L., Ying, Z., and Leskovec, J. (2017). Inductive Representation Learning on Large Graphs. NeurIPS.</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Al-Rfou, R., and Skiena, S. (2014). DeepWalk: Online Learning of Social Representations. KDD.</w:t>
      </w:r>
    </w:p>
    <w:p w14:paraId="36BCFE17" w14:textId="77777777" w:rsidR="008E1B31" w:rsidRDefault="00000000">
      <w:pPr>
        <w:spacing w:after="160" w:line="320" w:lineRule="auto"/>
        <w:jc w:val="both"/>
      </w:pPr>
      <w:r>
        <w:t>Rossi, E., Chamberlain, B., Frasca, F., Eynard, D., Bronstein, M., and Monti, F. (2020). Temporal Graph Networks. ICML Workshop.</w:t>
      </w:r>
    </w:p>
    <w:p w14:paraId="36BCFE18" w14:textId="77777777" w:rsidR="008E1B31" w:rsidRDefault="00000000">
      <w:pPr>
        <w:spacing w:after="160" w:line="320" w:lineRule="auto"/>
        <w:jc w:val="both"/>
      </w:pPr>
      <w:r>
        <w:t>Veličković, P., Cucurull, G., Casanova, A., Romero, A., Liò,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Yu, B., Yin, H., and Zhu, Z. (2018). Spatio-Temporal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move)                      edges)</w:t>
      </w:r>
    </w:p>
    <w:p w14:paraId="36BCFE67" w14:textId="77777777" w:rsidR="008E1B31" w:rsidRDefault="00000000">
      <w:pPr>
        <w:spacing w:after="160" w:line="320" w:lineRule="auto"/>
        <w:jc w:val="both"/>
      </w:pPr>
      <w:r>
        <w:rPr>
          <w:b/>
          <w:bCs/>
        </w:rPr>
        <w:t>New asset</w:t>
      </w:r>
      <w:r>
        <w:t xml:space="preserve">       New node or edge added     New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000000">
      <w:pPr>
        <w:spacing w:after="160" w:line="320" w:lineRule="auto"/>
        <w:jc w:val="both"/>
      </w:pPr>
      <w:r>
        <w:rPr>
          <w:b/>
          <w:bCs/>
        </w:rPr>
        <w:t>ΔS(i,t) = P(i,t) + F_in(i,t) − C(i,t) − F_out(i,t)</w:t>
      </w:r>
    </w:p>
    <w:p w14:paraId="36BCFE71" w14:textId="77777777" w:rsidR="008E1B31" w:rsidRDefault="00000000">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For Cushing terminal in a given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ΔS(calc) = F_in − F_out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ΔS(obs)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B(i,t) = ΔS(obs)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S(i,t) = S(i,t−1) + P(i,t) + F_in(i,t)</w:t>
      </w:r>
    </w:p>
    <w:p w14:paraId="36BCFE96" w14:textId="77777777" w:rsidR="008E1B31" w:rsidRDefault="00000000">
      <w:pPr>
        <w:spacing w:after="160" w:line="320" w:lineRule="auto"/>
        <w:jc w:val="both"/>
      </w:pPr>
      <w:r>
        <w:rPr>
          <w:b/>
          <w:bCs/>
        </w:rPr>
        <w:t>− C(i,t) − F_out(i,t) + B(i,t)</w:t>
      </w:r>
    </w:p>
    <w:p w14:paraId="36BCFE97" w14:textId="77777777" w:rsidR="008E1B31" w:rsidRDefault="00000000">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000000">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000000">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Kazemi, Y. and Szmerekovsky, J. (2015). Modeling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000000">
      <w:pPr>
        <w:spacing w:after="160" w:line="320" w:lineRule="auto"/>
        <w:jc w:val="both"/>
      </w:pPr>
      <w:r>
        <w:t>Yu, B., Yin, H., and Zhu, Z. (2018). Spatio-Temporal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r>
        <w:rPr>
          <w:rFonts w:ascii="Consolas" w:eastAsia="Consolas" w:hAnsi="Consolas" w:cs="Consolas"/>
        </w:rPr>
        <w:t>timeseries_id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'latent()'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formula = bare_variable_id</w:t>
      </w:r>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7 | Closure formula | balancing item with mixed-type inputs in formula_inputs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000000">
      <w:pPr>
        <w:spacing w:after="160" w:line="320" w:lineRule="auto"/>
        <w:jc w:val="both"/>
      </w:pPr>
      <w:r>
        <w:t>B = ΔS − P + C − ΣF_in + ΣF_out</w:t>
      </w:r>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r>
        <w:rPr>
          <w:rFonts w:ascii="Consolas" w:eastAsia="Consolas" w:hAnsi="Consolas" w:cs="Consolas"/>
        </w:rPr>
        <w:t>formula_inputs</w:t>
      </w:r>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Production (physical) | 19 | bakken_nd, bakken_mt, permian_tx, permian_nm, eagle_ford_tx, oklahoma_conventional, california_conventional, wyoming, padd1_other through padd5_other, gulf_of_america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Storage (physical) | 10 | cushing_hub (with three operator sub-terminals: enterprise_cushing, plains_cushing, magellan_cushing), patoka_hub, houston_storage, st_james_terminal, loop_terminal, others |</w:t>
      </w:r>
    </w:p>
    <w:p w14:paraId="36BCFF39" w14:textId="77777777" w:rsidR="008E1B31" w:rsidRDefault="00000000">
      <w:pPr>
        <w:spacing w:after="160" w:line="320" w:lineRule="auto"/>
        <w:jc w:val="both"/>
      </w:pPr>
      <w:r>
        <w:t>| SPR (physical) | 4 | bayou_choctaw, big_hill, bryan_mound, west_hackberry |</w:t>
      </w:r>
    </w:p>
    <w:p w14:paraId="36BCFF3A" w14:textId="77777777" w:rsidR="008E1B31" w:rsidRDefault="00000000">
      <w:pPr>
        <w:spacing w:after="160" w:line="320" w:lineRule="auto"/>
        <w:jc w:val="both"/>
      </w:pPr>
      <w:r>
        <w:t>| Pipeline (physical) | 37 | seaway_south, seaway_north, capline_south, capline_north, keystone_xl, marketlink, diamond, pipe_bakken_xstate, 12 inter_padd_</w:t>
      </w:r>
      <w:r>
        <w:rPr>
          <w:i/>
          <w:iCs/>
        </w:rPr>
        <w:t>_to_</w:t>
      </w:r>
      <w:r>
        <w:t>_agg aggregates, and others |</w:t>
      </w:r>
    </w:p>
    <w:p w14:paraId="36BCFF3B" w14:textId="77777777" w:rsidR="008E1B31" w:rsidRDefault="00000000">
      <w:pPr>
        <w:spacing w:after="160" w:line="320" w:lineRule="auto"/>
        <w:jc w:val="both"/>
      </w:pPr>
      <w:r>
        <w:t>| Import terminal (physical) | 8 | clearbrook, padd1_imports_agg through padd5_imports_agg, padd1_canadian_imports_agg, padd2_canadian_imports_agg, padd2_xstate |</w:t>
      </w:r>
    </w:p>
    <w:p w14:paraId="36BCFF3C" w14:textId="77777777" w:rsidR="008E1B31" w:rsidRDefault="00000000">
      <w:pPr>
        <w:spacing w:after="160" w:line="320" w:lineRule="auto"/>
        <w:jc w:val="both"/>
      </w:pPr>
      <w:r>
        <w:t>| Export terminal (physical) | 12 | ingleside, houston_exports_agg with three sub-terminals (enterprise_houston, magellan_houston, moda_midstream_houston), nederland, loop_exports, st_james_exports, padd1 through padd5 export aggregates |</w:t>
      </w:r>
    </w:p>
    <w:p w14:paraId="36BCFF3D" w14:textId="77777777" w:rsidR="008E1B31" w:rsidRDefault="00000000">
      <w:pPr>
        <w:spacing w:after="160" w:line="320" w:lineRule="auto"/>
        <w:jc w:val="both"/>
      </w:pPr>
      <w:r>
        <w:t>| Gathering (physical) | 6 | ans, bakken_nd_gathering, bakken_mt_gathering, eagle_ford_gathering, permian_nm_gathering, permian_tx_gathering |</w:t>
      </w:r>
    </w:p>
    <w:p w14:paraId="36BCFF3E" w14:textId="77777777" w:rsidR="008E1B31" w:rsidRDefault="00000000">
      <w:pPr>
        <w:spacing w:after="160" w:line="320" w:lineRule="auto"/>
        <w:jc w:val="both"/>
      </w:pPr>
      <w:r>
        <w:t>| Origin terminal (physical) | 6 | midland, wink, crane, johnsons_corner, three_rivers, valdez |</w:t>
      </w:r>
    </w:p>
    <w:p w14:paraId="36BCFF3F" w14:textId="77777777" w:rsidR="008E1B31" w:rsidRDefault="00000000">
      <w:pPr>
        <w:spacing w:after="160" w:line="320" w:lineRule="auto"/>
        <w:jc w:val="both"/>
      </w:pPr>
      <w:r>
        <w:t>| Region view (abstract) | 6 | usa_view,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State view (abstract) | 2 | texas_state_view, montana_state_view |</w:t>
      </w:r>
    </w:p>
    <w:p w14:paraId="36BCFF42" w14:textId="77777777" w:rsidR="008E1B31" w:rsidRDefault="00000000">
      <w:pPr>
        <w:spacing w:after="160" w:line="320" w:lineRule="auto"/>
        <w:jc w:val="both"/>
      </w:pPr>
      <w:r>
        <w:t>| Observational aggregate (abstract) | 4 | spr_total, permian_aggregate, bakken_aggregate, eagle_ford_aggregate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Boundary | 4 | foreign_supply, canadian_oil_sands, foreign_export_destination, spr_total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Inflow | F_in | 410 | One per directed inbound edge per node |</w:t>
      </w:r>
    </w:p>
    <w:p w14:paraId="36BCFF4F" w14:textId="77777777" w:rsidR="008E1B31" w:rsidRDefault="00000000">
      <w:pPr>
        <w:spacing w:after="160" w:line="320" w:lineRule="auto"/>
        <w:jc w:val="both"/>
      </w:pPr>
      <w:r>
        <w:t>| Outflow | F_out | 410 | One per directed outbound edge per node (matches F_in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Imports (non-Canada) | F_in | PADD level | 5 | MCRIPP12 minus Canadian contribution |</w:t>
      </w:r>
    </w:p>
    <w:p w14:paraId="36BCFF5D" w14:textId="77777777" w:rsidR="008E1B31" w:rsidRDefault="00000000">
      <w:pPr>
        <w:spacing w:after="160" w:line="320" w:lineRule="auto"/>
        <w:jc w:val="both"/>
      </w:pPr>
      <w:r>
        <w:t>| Imports (Canada) | F_in | PADD level | 2 | MCRIPP1CA2 (PADD 1 Canadian), MCRIPP2CA2 (PADD 2 Canadian) |</w:t>
      </w:r>
    </w:p>
    <w:p w14:paraId="36BCFF5E" w14:textId="77777777" w:rsidR="008E1B31" w:rsidRDefault="00000000">
      <w:pPr>
        <w:spacing w:after="160" w:line="320" w:lineRule="auto"/>
        <w:jc w:val="both"/>
      </w:pPr>
      <w:r>
        <w:t>| Exports | F_out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USA aggregates | P, C, S, F_in, F_out,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r>
        <w:rPr>
          <w:rFonts w:ascii="Consolas" w:eastAsia="Consolas" w:hAnsi="Consolas" w:cs="Consolas"/>
        </w:rPr>
        <w:t>pipe_bakken_xstate</w:t>
      </w:r>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Other (smaller subsystems) | 14 | Foreign aggregate boundary edges, miscellaneous latents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(foreign_supply, canadian_oil_sands,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r>
        <w:rPr>
          <w:rFonts w:ascii="Consolas" w:eastAsia="Consolas" w:hAnsi="Consolas" w:cs="Consolas"/>
        </w:rPr>
        <w:t>asset_graph.json</w:t>
      </w:r>
      <w:r>
        <w:t xml:space="preserve"> | Baseline ~1,200 variables, ~50% unresolved |</w:t>
      </w:r>
    </w:p>
    <w:p w14:paraId="36BCFF8C" w14:textId="77777777" w:rsidR="008E1B31" w:rsidRDefault="00000000">
      <w:pPr>
        <w:spacing w:after="160" w:line="320" w:lineRule="auto"/>
        <w:jc w:val="both"/>
      </w:pPr>
      <w:r>
        <w:t xml:space="preserve">| 2 | Populate </w:t>
      </w:r>
      <w:r>
        <w:rPr>
          <w:rFonts w:ascii="Consolas" w:eastAsia="Consolas" w:hAnsi="Consolas" w:cs="Consolas"/>
        </w:rPr>
        <w:t>node_type_default_formulas</w:t>
      </w:r>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7 | Add origin terminal nodes (Midland, Wink, Crane); declare Permian fan-out latents | Latent count rises to ~400 |</w:t>
      </w:r>
    </w:p>
    <w:p w14:paraId="36BCFF92" w14:textId="77777777" w:rsidR="008E1B31" w:rsidRDefault="00000000">
      <w:pPr>
        <w:spacing w:after="160" w:line="320" w:lineRule="auto"/>
        <w:jc w:val="both"/>
      </w:pPr>
      <w:r>
        <w:t xml:space="preserve">| 8 | Fix latent-mirror cycle; add cycle gates to </w:t>
      </w:r>
      <w:r>
        <w:rPr>
          <w:rFonts w:ascii="Consolas" w:eastAsia="Consolas" w:hAnsi="Consolas" w:cs="Consolas"/>
        </w:rPr>
        <w:t>build_deps()</w:t>
      </w:r>
      <w:r>
        <w:t xml:space="preserve"> | Resolver runs to completion without </w:t>
      </w:r>
      <w:r>
        <w:rPr>
          <w:rFonts w:ascii="Consolas" w:eastAsia="Consolas" w:hAnsi="Consolas" w:cs="Consolas"/>
        </w:rPr>
        <w:t>CycleError</w:t>
      </w:r>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10 | Add Bakken cross-state connector node; declare its four flow latents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For reference at a glance:</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Stopford, M. (2009) Maritime Economics. 3rd edn.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3C838" w14:textId="77777777" w:rsidR="00703321" w:rsidRDefault="00703321">
      <w:r>
        <w:separator/>
      </w:r>
    </w:p>
  </w:endnote>
  <w:endnote w:type="continuationSeparator" w:id="0">
    <w:p w14:paraId="2DC8553A" w14:textId="77777777" w:rsidR="00703321" w:rsidRDefault="00703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3A9A" w14:textId="77777777" w:rsidR="00703321" w:rsidRDefault="00703321">
      <w:r>
        <w:separator/>
      </w:r>
    </w:p>
  </w:footnote>
  <w:footnote w:type="continuationSeparator" w:id="0">
    <w:p w14:paraId="3A2125DB" w14:textId="77777777" w:rsidR="00703321" w:rsidRDefault="00703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None" w15:userId="Pedro Porfi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7075C"/>
    <w:rsid w:val="00121CEA"/>
    <w:rsid w:val="00237027"/>
    <w:rsid w:val="002B708C"/>
    <w:rsid w:val="0037118B"/>
    <w:rsid w:val="00372C03"/>
    <w:rsid w:val="003E151E"/>
    <w:rsid w:val="004D1315"/>
    <w:rsid w:val="00553CCE"/>
    <w:rsid w:val="00590F7F"/>
    <w:rsid w:val="006A63D0"/>
    <w:rsid w:val="006E3777"/>
    <w:rsid w:val="00703321"/>
    <w:rsid w:val="0072684F"/>
    <w:rsid w:val="007629B7"/>
    <w:rsid w:val="0085068D"/>
    <w:rsid w:val="008E1B31"/>
    <w:rsid w:val="008E4EB0"/>
    <w:rsid w:val="00964724"/>
    <w:rsid w:val="009A265C"/>
    <w:rsid w:val="00A376DE"/>
    <w:rsid w:val="00A8663C"/>
    <w:rsid w:val="00A9717A"/>
    <w:rsid w:val="00B26901"/>
    <w:rsid w:val="00B364AA"/>
    <w:rsid w:val="00BD3161"/>
    <w:rsid w:val="00CB075E"/>
    <w:rsid w:val="00CF4422"/>
    <w:rsid w:val="00EA7A06"/>
    <w:rsid w:val="00ED1685"/>
    <w:rsid w:val="00ED3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128</Pages>
  <Words>42733</Words>
  <Characters>243581</Characters>
  <Application>Microsoft Office Word</Application>
  <DocSecurity>0</DocSecurity>
  <Lines>2029</Lines>
  <Paragraphs>571</Paragraphs>
  <ScaleCrop>false</ScaleCrop>
  <Company/>
  <LinksUpToDate>false</LinksUpToDate>
  <CharactersWithSpaces>285743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25</cp:revision>
  <dcterms:created xsi:type="dcterms:W3CDTF">2026-05-15T15:36:00Z</dcterms:created>
  <dcterms:modified xsi:type="dcterms:W3CDTF">2026-05-18T18:50:00Z</dcterms:modified>
</cp:coreProperties>
</file>